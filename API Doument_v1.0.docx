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2A28A" w14:textId="77777777" w:rsidR="00CC45E9" w:rsidRDefault="00CC45E9">
      <w:pPr>
        <w:jc w:val="center"/>
        <w:rPr>
          <w:ins w:id="0" w:author="sudhahar vaithilingam" w:date="2022-07-03T06:04:00Z"/>
          <w:sz w:val="26"/>
          <w:szCs w:val="26"/>
          <w:lang w:val="en-US"/>
        </w:rPr>
      </w:pPr>
    </w:p>
    <w:p w14:paraId="17D302F7" w14:textId="77777777" w:rsidR="00CC45E9" w:rsidRDefault="00CC45E9">
      <w:pPr>
        <w:jc w:val="center"/>
        <w:rPr>
          <w:ins w:id="1" w:author="sudhahar vaithilingam" w:date="2022-07-03T06:04:00Z"/>
          <w:sz w:val="26"/>
          <w:szCs w:val="26"/>
          <w:lang w:val="en-US"/>
        </w:rPr>
      </w:pPr>
    </w:p>
    <w:p w14:paraId="0BEA5216" w14:textId="77777777" w:rsidR="00CC45E9" w:rsidRDefault="00CC45E9">
      <w:pPr>
        <w:jc w:val="center"/>
        <w:rPr>
          <w:ins w:id="2" w:author="sudhahar vaithilingam" w:date="2022-07-03T06:04:00Z"/>
          <w:sz w:val="26"/>
          <w:szCs w:val="26"/>
          <w:lang w:val="en-US"/>
        </w:rPr>
      </w:pPr>
    </w:p>
    <w:p w14:paraId="080F9481" w14:textId="77777777" w:rsidR="00CC45E9" w:rsidRDefault="00CC45E9">
      <w:pPr>
        <w:jc w:val="center"/>
        <w:rPr>
          <w:ins w:id="3" w:author="sudhahar vaithilingam" w:date="2022-07-03T06:04:00Z"/>
          <w:sz w:val="26"/>
          <w:szCs w:val="26"/>
          <w:lang w:val="en-US"/>
        </w:rPr>
      </w:pPr>
    </w:p>
    <w:p w14:paraId="0F475FEC" w14:textId="4F3447C9" w:rsidR="00CC45E9" w:rsidRDefault="00CC45E9" w:rsidP="00CC45E9">
      <w:pPr>
        <w:pStyle w:val="MANUALTITLE"/>
        <w:rPr>
          <w:ins w:id="4" w:author="sudhahar vaithilingam" w:date="2022-07-03T06:08:00Z"/>
          <w:rFonts w:asciiTheme="minorHAnsi" w:hAnsiTheme="minorHAnsi" w:cstheme="minorHAnsi"/>
          <w:sz w:val="48"/>
          <w:szCs w:val="22"/>
        </w:rPr>
      </w:pPr>
    </w:p>
    <w:p w14:paraId="23B2BF71" w14:textId="77777777" w:rsidR="00EF253D" w:rsidRDefault="00EF253D" w:rsidP="00CC45E9">
      <w:pPr>
        <w:pStyle w:val="MANUALTITLE"/>
        <w:rPr>
          <w:ins w:id="5" w:author="sudhahar vaithilingam" w:date="2022-07-03T06:07:00Z"/>
          <w:rFonts w:asciiTheme="minorHAnsi" w:hAnsiTheme="minorHAnsi" w:cstheme="minorHAnsi"/>
          <w:sz w:val="48"/>
          <w:szCs w:val="22"/>
        </w:rPr>
      </w:pPr>
    </w:p>
    <w:p w14:paraId="00DBA780" w14:textId="77777777" w:rsidR="00CC45E9" w:rsidRDefault="00CC45E9" w:rsidP="00CC45E9">
      <w:pPr>
        <w:pStyle w:val="MANUALTITLE"/>
        <w:rPr>
          <w:ins w:id="6" w:author="sudhahar vaithilingam" w:date="2022-07-03T06:07:00Z"/>
          <w:rFonts w:asciiTheme="minorHAnsi" w:hAnsiTheme="minorHAnsi" w:cstheme="minorHAnsi"/>
          <w:sz w:val="48"/>
          <w:szCs w:val="22"/>
        </w:rPr>
      </w:pPr>
    </w:p>
    <w:p w14:paraId="446E39F3" w14:textId="77777777" w:rsidR="00CC45E9" w:rsidRDefault="00CC45E9" w:rsidP="00CC45E9">
      <w:pPr>
        <w:pStyle w:val="MANUALTITLE"/>
        <w:rPr>
          <w:ins w:id="7" w:author="sudhahar vaithilingam" w:date="2022-07-03T06:07:00Z"/>
          <w:rFonts w:asciiTheme="minorHAnsi" w:hAnsiTheme="minorHAnsi" w:cstheme="minorHAnsi"/>
          <w:sz w:val="48"/>
          <w:szCs w:val="22"/>
        </w:rPr>
      </w:pPr>
    </w:p>
    <w:p w14:paraId="5F29E0CD" w14:textId="77777777" w:rsidR="00CC45E9" w:rsidRDefault="00CC45E9" w:rsidP="00CC45E9">
      <w:pPr>
        <w:pStyle w:val="MANUALTITLE"/>
        <w:rPr>
          <w:ins w:id="8" w:author="sudhahar vaithilingam" w:date="2022-07-03T06:07:00Z"/>
          <w:rFonts w:asciiTheme="minorHAnsi" w:hAnsiTheme="minorHAnsi" w:cstheme="minorHAnsi"/>
          <w:sz w:val="48"/>
          <w:szCs w:val="22"/>
        </w:rPr>
      </w:pPr>
    </w:p>
    <w:p w14:paraId="54706E79" w14:textId="67A255EF" w:rsidR="00CC45E9" w:rsidRDefault="00CC45E9" w:rsidP="00CC45E9">
      <w:pPr>
        <w:pStyle w:val="MANUALTITLE"/>
        <w:rPr>
          <w:ins w:id="9" w:author="sudhahar vaithilingam" w:date="2022-07-03T06:05:00Z"/>
          <w:rFonts w:asciiTheme="minorHAnsi" w:hAnsiTheme="minorHAnsi" w:cstheme="minorHAnsi"/>
          <w:sz w:val="48"/>
          <w:szCs w:val="22"/>
        </w:rPr>
      </w:pPr>
      <w:ins w:id="10" w:author="sudhahar vaithilingam" w:date="2022-07-03T06:06:00Z">
        <w:r>
          <w:rPr>
            <w:rFonts w:asciiTheme="minorHAnsi" w:hAnsiTheme="minorHAnsi" w:cstheme="minorHAnsi"/>
            <w:sz w:val="48"/>
            <w:szCs w:val="22"/>
          </w:rPr>
          <w:t>API</w:t>
        </w:r>
      </w:ins>
      <w:ins w:id="11" w:author="sudhahar vaithilingam" w:date="2022-07-03T06:05:00Z">
        <w:r w:rsidRPr="00BE5424">
          <w:rPr>
            <w:rFonts w:asciiTheme="minorHAnsi" w:hAnsiTheme="minorHAnsi" w:cstheme="minorHAnsi"/>
            <w:sz w:val="48"/>
            <w:szCs w:val="22"/>
          </w:rPr>
          <w:t xml:space="preserve"> </w:t>
        </w:r>
      </w:ins>
      <w:ins w:id="12" w:author="sudhahar vaithilingam" w:date="2022-07-03T09:17:00Z">
        <w:r w:rsidR="00C04DAB">
          <w:rPr>
            <w:rFonts w:asciiTheme="minorHAnsi" w:hAnsiTheme="minorHAnsi" w:cstheme="minorHAnsi"/>
            <w:sz w:val="48"/>
            <w:szCs w:val="22"/>
          </w:rPr>
          <w:t>Test Cases</w:t>
        </w:r>
      </w:ins>
      <w:ins w:id="13" w:author="sudhahar vaithilingam" w:date="2022-07-03T17:47:00Z">
        <w:r w:rsidR="00B6464E">
          <w:rPr>
            <w:rFonts w:asciiTheme="minorHAnsi" w:hAnsiTheme="minorHAnsi" w:cstheme="minorHAnsi"/>
            <w:sz w:val="48"/>
            <w:szCs w:val="22"/>
          </w:rPr>
          <w:t xml:space="preserve"> Execution</w:t>
        </w:r>
      </w:ins>
      <w:ins w:id="14" w:author="sudhahar vaithilingam" w:date="2022-07-03T09:17:00Z">
        <w:r w:rsidR="00C04DAB">
          <w:rPr>
            <w:rFonts w:asciiTheme="minorHAnsi" w:hAnsiTheme="minorHAnsi" w:cstheme="minorHAnsi"/>
            <w:sz w:val="48"/>
            <w:szCs w:val="22"/>
          </w:rPr>
          <w:t xml:space="preserve"> </w:t>
        </w:r>
      </w:ins>
    </w:p>
    <w:p w14:paraId="784AFFCE" w14:textId="609AA0FD" w:rsidR="00CC45E9" w:rsidRPr="00805AB7" w:rsidRDefault="00CC45E9" w:rsidP="00CC45E9">
      <w:pPr>
        <w:pStyle w:val="MANUALTITLE"/>
        <w:rPr>
          <w:ins w:id="15" w:author="sudhahar vaithilingam" w:date="2022-07-03T06:08:00Z"/>
          <w:rFonts w:asciiTheme="minorHAnsi" w:hAnsiTheme="minorHAnsi" w:cstheme="minorHAnsi"/>
          <w:szCs w:val="2"/>
          <w:rPrChange w:id="16" w:author="sudhahar vaithilingam" w:date="2022-07-03T17:47:00Z">
            <w:rPr>
              <w:ins w:id="17" w:author="sudhahar vaithilingam" w:date="2022-07-03T06:08:00Z"/>
              <w:rFonts w:asciiTheme="minorHAnsi" w:hAnsiTheme="minorHAnsi" w:cstheme="minorHAnsi"/>
              <w:sz w:val="38"/>
              <w:szCs w:val="12"/>
            </w:rPr>
          </w:rPrChange>
        </w:rPr>
      </w:pPr>
      <w:ins w:id="18" w:author="sudhahar vaithilingam" w:date="2022-07-03T06:05:00Z">
        <w:r w:rsidRPr="00805AB7">
          <w:rPr>
            <w:rFonts w:asciiTheme="minorHAnsi" w:hAnsiTheme="minorHAnsi" w:cstheme="minorHAnsi"/>
            <w:szCs w:val="2"/>
            <w:rPrChange w:id="19" w:author="sudhahar vaithilingam" w:date="2022-07-03T17:47:00Z">
              <w:rPr>
                <w:rFonts w:asciiTheme="minorHAnsi" w:hAnsiTheme="minorHAnsi" w:cstheme="minorHAnsi"/>
                <w:sz w:val="48"/>
                <w:szCs w:val="22"/>
              </w:rPr>
            </w:rPrChange>
          </w:rPr>
          <w:t>Version 1.0</w:t>
        </w:r>
      </w:ins>
    </w:p>
    <w:p w14:paraId="271F05C5" w14:textId="3295DD06" w:rsidR="00EF253D" w:rsidRPr="00805AB7" w:rsidRDefault="00EF253D" w:rsidP="00CC45E9">
      <w:pPr>
        <w:pStyle w:val="MANUALTITLE"/>
        <w:rPr>
          <w:ins w:id="20" w:author="sudhahar vaithilingam" w:date="2022-07-03T06:05:00Z"/>
          <w:rFonts w:asciiTheme="minorHAnsi" w:hAnsiTheme="minorHAnsi" w:cstheme="minorHAnsi"/>
          <w:szCs w:val="2"/>
          <w:rPrChange w:id="21" w:author="sudhahar vaithilingam" w:date="2022-07-03T17:47:00Z">
            <w:rPr>
              <w:ins w:id="22" w:author="sudhahar vaithilingam" w:date="2022-07-03T06:05:00Z"/>
              <w:rFonts w:asciiTheme="minorHAnsi" w:hAnsiTheme="minorHAnsi" w:cstheme="minorHAnsi"/>
              <w:sz w:val="48"/>
              <w:szCs w:val="22"/>
            </w:rPr>
          </w:rPrChange>
        </w:rPr>
      </w:pPr>
      <w:ins w:id="23" w:author="sudhahar vaithilingam" w:date="2022-07-03T06:08:00Z">
        <w:r w:rsidRPr="00805AB7">
          <w:rPr>
            <w:rFonts w:asciiTheme="minorHAnsi" w:hAnsiTheme="minorHAnsi" w:cstheme="minorHAnsi"/>
            <w:szCs w:val="2"/>
            <w:rPrChange w:id="24" w:author="sudhahar vaithilingam" w:date="2022-07-03T17:47:00Z">
              <w:rPr>
                <w:rFonts w:asciiTheme="minorHAnsi" w:hAnsiTheme="minorHAnsi" w:cstheme="minorHAnsi"/>
                <w:sz w:val="38"/>
                <w:szCs w:val="12"/>
              </w:rPr>
            </w:rPrChange>
          </w:rPr>
          <w:t>Author – Sudhahar Vaithilingam</w:t>
        </w:r>
      </w:ins>
    </w:p>
    <w:p w14:paraId="152240F0" w14:textId="77777777" w:rsidR="00CC45E9" w:rsidRDefault="00CC45E9">
      <w:pPr>
        <w:jc w:val="center"/>
        <w:rPr>
          <w:ins w:id="25" w:author="sudhahar vaithilingam" w:date="2022-07-03T06:04:00Z"/>
          <w:sz w:val="26"/>
          <w:szCs w:val="26"/>
          <w:lang w:val="en-US"/>
        </w:rPr>
      </w:pPr>
    </w:p>
    <w:p w14:paraId="4F4425F1" w14:textId="77777777" w:rsidR="00CC45E9" w:rsidRDefault="00CC45E9">
      <w:pPr>
        <w:jc w:val="center"/>
        <w:rPr>
          <w:ins w:id="26" w:author="sudhahar vaithilingam" w:date="2022-07-03T06:04:00Z"/>
          <w:sz w:val="26"/>
          <w:szCs w:val="26"/>
          <w:lang w:val="en-US"/>
        </w:rPr>
      </w:pPr>
    </w:p>
    <w:p w14:paraId="67464A11" w14:textId="77777777" w:rsidR="00CC45E9" w:rsidRDefault="00CC45E9">
      <w:pPr>
        <w:jc w:val="center"/>
        <w:rPr>
          <w:ins w:id="27" w:author="sudhahar vaithilingam" w:date="2022-07-03T06:04:00Z"/>
          <w:sz w:val="26"/>
          <w:szCs w:val="26"/>
          <w:lang w:val="en-US"/>
        </w:rPr>
      </w:pPr>
    </w:p>
    <w:p w14:paraId="56BE7B2E" w14:textId="77777777" w:rsidR="00CC45E9" w:rsidRDefault="00CC45E9">
      <w:pPr>
        <w:jc w:val="center"/>
        <w:rPr>
          <w:ins w:id="28" w:author="sudhahar vaithilingam" w:date="2022-07-03T06:04:00Z"/>
          <w:sz w:val="26"/>
          <w:szCs w:val="26"/>
          <w:lang w:val="en-US"/>
        </w:rPr>
      </w:pPr>
    </w:p>
    <w:p w14:paraId="70D88A38" w14:textId="77777777" w:rsidR="00CC45E9" w:rsidRDefault="00CC45E9">
      <w:pPr>
        <w:jc w:val="center"/>
        <w:rPr>
          <w:ins w:id="29" w:author="sudhahar vaithilingam" w:date="2022-07-03T06:04:00Z"/>
          <w:sz w:val="26"/>
          <w:szCs w:val="26"/>
          <w:lang w:val="en-US"/>
        </w:rPr>
      </w:pPr>
    </w:p>
    <w:p w14:paraId="39B7F454" w14:textId="77777777" w:rsidR="00CC45E9" w:rsidRDefault="00CC45E9">
      <w:pPr>
        <w:jc w:val="center"/>
        <w:rPr>
          <w:ins w:id="30" w:author="sudhahar vaithilingam" w:date="2022-07-03T06:04:00Z"/>
          <w:sz w:val="26"/>
          <w:szCs w:val="26"/>
          <w:lang w:val="en-US"/>
        </w:rPr>
      </w:pPr>
    </w:p>
    <w:p w14:paraId="36475A12" w14:textId="77777777" w:rsidR="00CC45E9" w:rsidRDefault="00CC45E9">
      <w:pPr>
        <w:jc w:val="center"/>
        <w:rPr>
          <w:ins w:id="31" w:author="sudhahar vaithilingam" w:date="2022-07-03T06:04:00Z"/>
          <w:sz w:val="26"/>
          <w:szCs w:val="26"/>
          <w:lang w:val="en-US"/>
        </w:rPr>
      </w:pPr>
    </w:p>
    <w:p w14:paraId="08FC9162" w14:textId="77777777" w:rsidR="00CC45E9" w:rsidRDefault="00CC45E9">
      <w:pPr>
        <w:jc w:val="center"/>
        <w:rPr>
          <w:ins w:id="32" w:author="sudhahar vaithilingam" w:date="2022-07-03T06:04:00Z"/>
          <w:sz w:val="26"/>
          <w:szCs w:val="26"/>
          <w:lang w:val="en-US"/>
        </w:rPr>
      </w:pPr>
    </w:p>
    <w:p w14:paraId="1BACB0E7" w14:textId="77777777" w:rsidR="00CC45E9" w:rsidRDefault="00CC45E9">
      <w:pPr>
        <w:jc w:val="center"/>
        <w:rPr>
          <w:ins w:id="33" w:author="sudhahar vaithilingam" w:date="2022-07-03T06:04:00Z"/>
          <w:sz w:val="26"/>
          <w:szCs w:val="26"/>
          <w:lang w:val="en-US"/>
        </w:rPr>
      </w:pPr>
    </w:p>
    <w:p w14:paraId="18C2114D" w14:textId="77777777" w:rsidR="00CC45E9" w:rsidRDefault="00CC45E9">
      <w:pPr>
        <w:jc w:val="center"/>
        <w:rPr>
          <w:ins w:id="34" w:author="sudhahar vaithilingam" w:date="2022-07-03T06:04:00Z"/>
          <w:sz w:val="26"/>
          <w:szCs w:val="26"/>
          <w:lang w:val="en-US"/>
        </w:rPr>
      </w:pPr>
    </w:p>
    <w:p w14:paraId="16BF3A69" w14:textId="77777777" w:rsidR="00CC45E9" w:rsidRDefault="00CC45E9">
      <w:pPr>
        <w:jc w:val="center"/>
        <w:rPr>
          <w:ins w:id="35" w:author="sudhahar vaithilingam" w:date="2022-07-03T06:04:00Z"/>
          <w:sz w:val="26"/>
          <w:szCs w:val="26"/>
          <w:lang w:val="en-US"/>
        </w:rPr>
      </w:pPr>
    </w:p>
    <w:p w14:paraId="78906FF4" w14:textId="77777777" w:rsidR="00CC45E9" w:rsidRDefault="00CC45E9">
      <w:pPr>
        <w:jc w:val="center"/>
        <w:rPr>
          <w:ins w:id="36" w:author="sudhahar vaithilingam" w:date="2022-07-03T06:04:00Z"/>
          <w:sz w:val="26"/>
          <w:szCs w:val="26"/>
          <w:lang w:val="en-US"/>
        </w:rPr>
      </w:pPr>
    </w:p>
    <w:p w14:paraId="1EA5FDCB" w14:textId="77777777" w:rsidR="00CC45E9" w:rsidRDefault="00CC45E9">
      <w:pPr>
        <w:jc w:val="center"/>
        <w:rPr>
          <w:ins w:id="37" w:author="sudhahar vaithilingam" w:date="2022-07-03T06:04:00Z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104EA" w14:paraId="27F9D9B5" w14:textId="77777777" w:rsidTr="00D104EA">
        <w:trPr>
          <w:ins w:id="38" w:author="sudhahar vaithilingam" w:date="2022-07-03T09:11:00Z"/>
        </w:trPr>
        <w:tc>
          <w:tcPr>
            <w:tcW w:w="4508" w:type="dxa"/>
          </w:tcPr>
          <w:p w14:paraId="4809624C" w14:textId="34CADEB3" w:rsidR="00D104EA" w:rsidRPr="000B4091" w:rsidRDefault="00D104EA">
            <w:pPr>
              <w:jc w:val="center"/>
              <w:rPr>
                <w:ins w:id="39" w:author="sudhahar vaithilingam" w:date="2022-07-03T09:11:00Z"/>
                <w:b/>
                <w:bCs/>
                <w:sz w:val="26"/>
                <w:szCs w:val="26"/>
                <w:lang w:val="en-US"/>
                <w:rPrChange w:id="40" w:author="sudhahar vaithilingam" w:date="2022-07-03T09:14:00Z">
                  <w:rPr>
                    <w:ins w:id="41" w:author="sudhahar vaithilingam" w:date="2022-07-03T09:11:00Z"/>
                    <w:sz w:val="26"/>
                    <w:szCs w:val="26"/>
                    <w:lang w:val="en-US"/>
                  </w:rPr>
                </w:rPrChange>
              </w:rPr>
            </w:pPr>
            <w:ins w:id="42" w:author="sudhahar vaithilingam" w:date="2022-07-03T09:11:00Z">
              <w:r w:rsidRPr="000B4091">
                <w:rPr>
                  <w:b/>
                  <w:bCs/>
                  <w:sz w:val="26"/>
                  <w:szCs w:val="26"/>
                  <w:lang w:val="en-US"/>
                  <w:rPrChange w:id="43" w:author="sudhahar vaithilingam" w:date="2022-07-03T09:14:00Z">
                    <w:rPr>
                      <w:sz w:val="26"/>
                      <w:szCs w:val="26"/>
                      <w:lang w:val="en-US"/>
                    </w:rPr>
                  </w:rPrChange>
                </w:rPr>
                <w:lastRenderedPageBreak/>
                <w:t>API</w:t>
              </w:r>
            </w:ins>
          </w:p>
        </w:tc>
        <w:tc>
          <w:tcPr>
            <w:tcW w:w="4508" w:type="dxa"/>
          </w:tcPr>
          <w:p w14:paraId="2B0CDFFE" w14:textId="3DEA5768" w:rsidR="00D104EA" w:rsidRPr="000B4091" w:rsidRDefault="00D104EA">
            <w:pPr>
              <w:jc w:val="center"/>
              <w:rPr>
                <w:ins w:id="44" w:author="sudhahar vaithilingam" w:date="2022-07-03T09:11:00Z"/>
                <w:b/>
                <w:bCs/>
                <w:sz w:val="26"/>
                <w:szCs w:val="26"/>
                <w:lang w:val="en-US"/>
                <w:rPrChange w:id="45" w:author="sudhahar vaithilingam" w:date="2022-07-03T09:14:00Z">
                  <w:rPr>
                    <w:ins w:id="46" w:author="sudhahar vaithilingam" w:date="2022-07-03T09:11:00Z"/>
                    <w:sz w:val="26"/>
                    <w:szCs w:val="26"/>
                    <w:lang w:val="en-US"/>
                  </w:rPr>
                </w:rPrChange>
              </w:rPr>
            </w:pPr>
            <w:ins w:id="47" w:author="sudhahar vaithilingam" w:date="2022-07-03T09:11:00Z">
              <w:r w:rsidRPr="000B4091">
                <w:rPr>
                  <w:b/>
                  <w:bCs/>
                  <w:sz w:val="26"/>
                  <w:szCs w:val="26"/>
                  <w:lang w:val="en-US"/>
                  <w:rPrChange w:id="48" w:author="sudhahar vaithilingam" w:date="2022-07-03T09:14:00Z">
                    <w:rPr>
                      <w:sz w:val="26"/>
                      <w:szCs w:val="26"/>
                      <w:lang w:val="en-US"/>
                    </w:rPr>
                  </w:rPrChange>
                </w:rPr>
                <w:t>Purpose</w:t>
              </w:r>
            </w:ins>
          </w:p>
        </w:tc>
      </w:tr>
      <w:tr w:rsidR="00D104EA" w14:paraId="53FF60A6" w14:textId="77777777" w:rsidTr="00D104EA">
        <w:trPr>
          <w:ins w:id="49" w:author="sudhahar vaithilingam" w:date="2022-07-03T09:11:00Z"/>
        </w:trPr>
        <w:tc>
          <w:tcPr>
            <w:tcW w:w="4508" w:type="dxa"/>
          </w:tcPr>
          <w:p w14:paraId="3721C4B4" w14:textId="79E658D6" w:rsidR="00D104EA" w:rsidRPr="000B4091" w:rsidRDefault="00457622" w:rsidP="00457622">
            <w:pPr>
              <w:rPr>
                <w:ins w:id="50" w:author="sudhahar vaithilingam" w:date="2022-07-03T09:11:00Z"/>
                <w:sz w:val="20"/>
                <w:szCs w:val="20"/>
                <w:lang w:val="en-US"/>
                <w:rPrChange w:id="51" w:author="sudhahar vaithilingam" w:date="2022-07-03T09:14:00Z">
                  <w:rPr>
                    <w:ins w:id="52" w:author="sudhahar vaithilingam" w:date="2022-07-03T09:11:00Z"/>
                    <w:sz w:val="26"/>
                    <w:szCs w:val="26"/>
                    <w:lang w:val="en-US"/>
                  </w:rPr>
                </w:rPrChange>
              </w:rPr>
              <w:pPrChange w:id="53" w:author="sudhahar vaithilingam" w:date="2022-07-03T17:50:00Z">
                <w:pPr>
                  <w:jc w:val="center"/>
                </w:pPr>
              </w:pPrChange>
            </w:pPr>
            <w:ins w:id="54" w:author="sudhahar vaithilingam" w:date="2022-07-03T17:50:00Z">
              <w:r>
                <w:rPr>
                  <w:rFonts w:ascii="Helvetica" w:hAnsi="Helvetica" w:cs="Helvetica"/>
                  <w:color w:val="212121"/>
                  <w:sz w:val="20"/>
                  <w:szCs w:val="20"/>
                  <w:shd w:val="clear" w:color="auto" w:fill="FFFFFF"/>
                </w:rPr>
                <w:t xml:space="preserve"> </w:t>
              </w:r>
            </w:ins>
            <w:ins w:id="55" w:author="sudhahar vaithilingam" w:date="2022-07-03T09:12:00Z">
              <w:r w:rsidR="00D104EA" w:rsidRPr="000B4091">
                <w:rPr>
                  <w:rFonts w:ascii="Helvetica" w:hAnsi="Helvetica" w:cs="Helvetica"/>
                  <w:color w:val="212121"/>
                  <w:sz w:val="20"/>
                  <w:szCs w:val="20"/>
                  <w:shd w:val="clear" w:color="auto" w:fill="FFFFFF"/>
                  <w:rPrChange w:id="56" w:author="sudhahar vaithilingam" w:date="2022-07-03T09:14:00Z">
                    <w:rPr>
                      <w:rFonts w:ascii="Helvetica" w:hAnsi="Helvetica" w:cs="Helvetica"/>
                      <w:color w:val="212121"/>
                      <w:sz w:val="18"/>
                      <w:szCs w:val="18"/>
                      <w:shd w:val="clear" w:color="auto" w:fill="FFFFFF"/>
                    </w:rPr>
                  </w:rPrChange>
                </w:rPr>
                <w:t>http://localhost:11016/</w:t>
              </w:r>
            </w:ins>
            <w:ins w:id="57" w:author="sudhahar vaithilingam" w:date="2022-07-03T17:50:00Z">
              <w:r>
                <w:rPr>
                  <w:rFonts w:ascii="Helvetica" w:hAnsi="Helvetica" w:cs="Helvetica"/>
                  <w:color w:val="212121"/>
                  <w:sz w:val="18"/>
                  <w:szCs w:val="18"/>
                  <w:shd w:val="clear" w:color="auto" w:fill="FFFFFF"/>
                </w:rPr>
                <w:t>retail</w:t>
              </w:r>
            </w:ins>
            <w:ins w:id="58" w:author="sudhahar vaithilingam" w:date="2022-07-03T09:12:00Z">
              <w:r w:rsidR="00D104EA" w:rsidRPr="000B4091">
                <w:rPr>
                  <w:rFonts w:ascii="Helvetica" w:hAnsi="Helvetica" w:cs="Helvetica"/>
                  <w:color w:val="212121"/>
                  <w:sz w:val="20"/>
                  <w:szCs w:val="20"/>
                  <w:shd w:val="clear" w:color="auto" w:fill="FFFFFF"/>
                  <w:rPrChange w:id="59" w:author="sudhahar vaithilingam" w:date="2022-07-03T09:14:00Z">
                    <w:rPr>
                      <w:rFonts w:ascii="Helvetica" w:hAnsi="Helvetica" w:cs="Helvetica"/>
                      <w:color w:val="212121"/>
                      <w:sz w:val="18"/>
                      <w:szCs w:val="18"/>
                      <w:shd w:val="clear" w:color="auto" w:fill="FFFFFF"/>
                    </w:rPr>
                  </w:rPrChange>
                </w:rPr>
                <w:t>/api/login</w:t>
              </w:r>
            </w:ins>
            <w:ins w:id="60" w:author="sudhahar vaithilingam" w:date="2022-07-03T09:14:00Z">
              <w:r w:rsidR="000B4091">
                <w:rPr>
                  <w:rFonts w:ascii="Helvetica" w:hAnsi="Helvetica" w:cs="Helvetica"/>
                  <w:color w:val="212121"/>
                  <w:sz w:val="20"/>
                  <w:szCs w:val="20"/>
                  <w:shd w:val="clear" w:color="auto" w:fill="FFFFFF"/>
                </w:rPr>
                <w:t>{name}</w:t>
              </w:r>
            </w:ins>
          </w:p>
        </w:tc>
        <w:tc>
          <w:tcPr>
            <w:tcW w:w="4508" w:type="dxa"/>
          </w:tcPr>
          <w:p w14:paraId="2583FFF7" w14:textId="42A7B27E" w:rsidR="00D104EA" w:rsidRPr="000B4091" w:rsidRDefault="00FE3D9F">
            <w:pPr>
              <w:rPr>
                <w:ins w:id="61" w:author="sudhahar vaithilingam" w:date="2022-07-03T09:11:00Z"/>
                <w:rPrChange w:id="62" w:author="sudhahar vaithilingam" w:date="2022-07-03T09:14:00Z">
                  <w:rPr>
                    <w:ins w:id="63" w:author="sudhahar vaithilingam" w:date="2022-07-03T09:11:00Z"/>
                    <w:sz w:val="26"/>
                    <w:szCs w:val="26"/>
                    <w:lang w:val="en-US"/>
                  </w:rPr>
                </w:rPrChange>
              </w:rPr>
              <w:pPrChange w:id="64" w:author="sudhahar vaithilingam" w:date="2022-07-03T09:16:00Z">
                <w:pPr>
                  <w:jc w:val="center"/>
                </w:pPr>
              </w:pPrChange>
            </w:pPr>
            <w:ins w:id="65" w:author="sudhahar vaithilingam" w:date="2022-07-03T09:16:00Z">
              <w:r>
                <w:t xml:space="preserve"> </w:t>
              </w:r>
            </w:ins>
            <w:ins w:id="66" w:author="sudhahar vaithilingam" w:date="2022-07-03T09:12:00Z">
              <w:r w:rsidR="000B4091" w:rsidRPr="000B4091">
                <w:rPr>
                  <w:rPrChange w:id="67" w:author="sudhahar vaithilingam" w:date="2022-07-03T09:14:00Z">
                    <w:rPr>
                      <w:sz w:val="26"/>
                      <w:szCs w:val="26"/>
                      <w:lang w:val="en-US"/>
                    </w:rPr>
                  </w:rPrChange>
                </w:rPr>
                <w:t>Login &amp; check the status</w:t>
              </w:r>
            </w:ins>
          </w:p>
        </w:tc>
      </w:tr>
      <w:tr w:rsidR="000B4091" w14:paraId="6C24B150" w14:textId="77777777" w:rsidTr="00D104EA">
        <w:trPr>
          <w:ins w:id="68" w:author="sudhahar vaithilingam" w:date="2022-07-03T09:12:00Z"/>
        </w:trPr>
        <w:tc>
          <w:tcPr>
            <w:tcW w:w="4508" w:type="dxa"/>
          </w:tcPr>
          <w:p w14:paraId="283AB03D" w14:textId="2B5DB195" w:rsidR="000B4091" w:rsidRPr="000B4091" w:rsidRDefault="000B4091">
            <w:pPr>
              <w:rPr>
                <w:ins w:id="69" w:author="sudhahar vaithilingam" w:date="2022-07-03T09:12:00Z"/>
                <w:rFonts w:ascii="Helvetica" w:hAnsi="Helvetica" w:cs="Helvetica"/>
                <w:color w:val="212121"/>
                <w:sz w:val="20"/>
                <w:szCs w:val="20"/>
                <w:shd w:val="clear" w:color="auto" w:fill="FFFFFF"/>
                <w:rPrChange w:id="70" w:author="sudhahar vaithilingam" w:date="2022-07-03T09:14:00Z">
                  <w:rPr>
                    <w:ins w:id="71" w:author="sudhahar vaithilingam" w:date="2022-07-03T09:12:00Z"/>
                    <w:rFonts w:ascii="Helvetica" w:hAnsi="Helvetica" w:cs="Helvetica"/>
                    <w:color w:val="212121"/>
                    <w:sz w:val="18"/>
                    <w:szCs w:val="18"/>
                    <w:shd w:val="clear" w:color="auto" w:fill="FFFFFF"/>
                  </w:rPr>
                </w:rPrChange>
              </w:rPr>
              <w:pPrChange w:id="72" w:author="sudhahar vaithilingam" w:date="2022-07-03T09:15:00Z">
                <w:pPr>
                  <w:jc w:val="center"/>
                </w:pPr>
              </w:pPrChange>
            </w:pPr>
            <w:ins w:id="73" w:author="sudhahar vaithilingam" w:date="2022-07-03T09:15:00Z">
              <w:r>
                <w:rPr>
                  <w:rFonts w:ascii="Helvetica" w:hAnsi="Helvetica" w:cs="Helvetica"/>
                  <w:color w:val="212121"/>
                  <w:sz w:val="20"/>
                  <w:szCs w:val="20"/>
                  <w:shd w:val="clear" w:color="auto" w:fill="FFFFFF"/>
                </w:rPr>
                <w:t xml:space="preserve">  </w:t>
              </w:r>
            </w:ins>
            <w:ins w:id="74" w:author="sudhahar vaithilingam" w:date="2022-07-03T09:13:00Z">
              <w:r w:rsidRPr="000B4091">
                <w:rPr>
                  <w:rFonts w:ascii="Helvetica" w:hAnsi="Helvetica" w:cs="Helvetica"/>
                  <w:color w:val="212121"/>
                  <w:sz w:val="20"/>
                  <w:szCs w:val="20"/>
                  <w:shd w:val="clear" w:color="auto" w:fill="FFFFFF"/>
                  <w:rPrChange w:id="75" w:author="sudhahar vaithilingam" w:date="2022-07-03T09:14:00Z">
                    <w:rPr>
                      <w:rFonts w:ascii="Helvetica" w:hAnsi="Helvetica" w:cs="Helvetica"/>
                      <w:color w:val="212121"/>
                      <w:sz w:val="18"/>
                      <w:szCs w:val="18"/>
                      <w:shd w:val="clear" w:color="auto" w:fill="FFFFFF"/>
                    </w:rPr>
                  </w:rPrChange>
                </w:rPr>
                <w:t>http://localhost:11016/</w:t>
              </w:r>
            </w:ins>
            <w:ins w:id="76" w:author="sudhahar vaithilingam" w:date="2022-07-03T17:50:00Z">
              <w:r w:rsidR="00457622">
                <w:rPr>
                  <w:rFonts w:ascii="Helvetica" w:hAnsi="Helvetica" w:cs="Helvetica"/>
                  <w:color w:val="212121"/>
                  <w:sz w:val="20"/>
                  <w:szCs w:val="20"/>
                  <w:shd w:val="clear" w:color="auto" w:fill="FFFFFF"/>
                </w:rPr>
                <w:t>retail</w:t>
              </w:r>
            </w:ins>
            <w:ins w:id="77" w:author="sudhahar vaithilingam" w:date="2022-07-03T09:13:00Z">
              <w:r w:rsidRPr="000B4091">
                <w:rPr>
                  <w:rFonts w:ascii="Helvetica" w:hAnsi="Helvetica" w:cs="Helvetica"/>
                  <w:color w:val="212121"/>
                  <w:sz w:val="20"/>
                  <w:szCs w:val="20"/>
                  <w:shd w:val="clear" w:color="auto" w:fill="FFFFFF"/>
                  <w:rPrChange w:id="78" w:author="sudhahar vaithilingam" w:date="2022-07-03T09:14:00Z">
                    <w:rPr>
                      <w:rFonts w:ascii="Helvetica" w:hAnsi="Helvetica" w:cs="Helvetica"/>
                      <w:color w:val="212121"/>
                      <w:sz w:val="18"/>
                      <w:szCs w:val="18"/>
                      <w:shd w:val="clear" w:color="auto" w:fill="FFFFFF"/>
                    </w:rPr>
                  </w:rPrChange>
                </w:rPr>
                <w:t>/api/topup</w:t>
              </w:r>
            </w:ins>
          </w:p>
        </w:tc>
        <w:tc>
          <w:tcPr>
            <w:tcW w:w="4508" w:type="dxa"/>
          </w:tcPr>
          <w:p w14:paraId="6E87D5DF" w14:textId="1655FB69" w:rsidR="000B4091" w:rsidRPr="000B4091" w:rsidRDefault="00FE3D9F">
            <w:pPr>
              <w:rPr>
                <w:ins w:id="79" w:author="sudhahar vaithilingam" w:date="2022-07-03T09:12:00Z"/>
                <w:rPrChange w:id="80" w:author="sudhahar vaithilingam" w:date="2022-07-03T09:14:00Z">
                  <w:rPr>
                    <w:ins w:id="81" w:author="sudhahar vaithilingam" w:date="2022-07-03T09:12:00Z"/>
                    <w:sz w:val="26"/>
                    <w:szCs w:val="26"/>
                    <w:lang w:val="en-US"/>
                  </w:rPr>
                </w:rPrChange>
              </w:rPr>
              <w:pPrChange w:id="82" w:author="sudhahar vaithilingam" w:date="2022-07-03T09:16:00Z">
                <w:pPr>
                  <w:jc w:val="center"/>
                </w:pPr>
              </w:pPrChange>
            </w:pPr>
            <w:ins w:id="83" w:author="sudhahar vaithilingam" w:date="2022-07-03T09:16:00Z">
              <w:r>
                <w:t xml:space="preserve"> </w:t>
              </w:r>
              <w:r w:rsidR="000B4091" w:rsidRPr="000B4091">
                <w:t>Top-up</w:t>
              </w:r>
            </w:ins>
            <w:ins w:id="84" w:author="sudhahar vaithilingam" w:date="2022-07-03T09:13:00Z">
              <w:r w:rsidR="000B4091" w:rsidRPr="000B4091">
                <w:rPr>
                  <w:rPrChange w:id="85" w:author="sudhahar vaithilingam" w:date="2022-07-03T09:14:00Z">
                    <w:rPr>
                      <w:sz w:val="26"/>
                      <w:szCs w:val="26"/>
                      <w:lang w:val="en-US"/>
                    </w:rPr>
                  </w:rPrChange>
                </w:rPr>
                <w:t xml:space="preserve"> to the customer</w:t>
              </w:r>
            </w:ins>
          </w:p>
        </w:tc>
      </w:tr>
      <w:tr w:rsidR="000B4091" w14:paraId="0FF2BFBB" w14:textId="77777777" w:rsidTr="00D104EA">
        <w:trPr>
          <w:ins w:id="86" w:author="sudhahar vaithilingam" w:date="2022-07-03T09:13:00Z"/>
        </w:trPr>
        <w:tc>
          <w:tcPr>
            <w:tcW w:w="4508" w:type="dxa"/>
          </w:tcPr>
          <w:p w14:paraId="3A74E9D0" w14:textId="10AD7ADC" w:rsidR="000B4091" w:rsidRPr="000B4091" w:rsidRDefault="000B4091">
            <w:pPr>
              <w:rPr>
                <w:ins w:id="87" w:author="sudhahar vaithilingam" w:date="2022-07-03T09:13:00Z"/>
                <w:rFonts w:ascii="Helvetica" w:hAnsi="Helvetica" w:cs="Helvetica"/>
                <w:color w:val="212121"/>
                <w:sz w:val="20"/>
                <w:szCs w:val="20"/>
                <w:shd w:val="clear" w:color="auto" w:fill="FFFFFF"/>
                <w:rPrChange w:id="88" w:author="sudhahar vaithilingam" w:date="2022-07-03T09:14:00Z">
                  <w:rPr>
                    <w:ins w:id="89" w:author="sudhahar vaithilingam" w:date="2022-07-03T09:13:00Z"/>
                    <w:rFonts w:ascii="Helvetica" w:hAnsi="Helvetica" w:cs="Helvetica"/>
                    <w:color w:val="212121"/>
                    <w:sz w:val="18"/>
                    <w:szCs w:val="18"/>
                    <w:shd w:val="clear" w:color="auto" w:fill="FFFFFF"/>
                  </w:rPr>
                </w:rPrChange>
              </w:rPr>
              <w:pPrChange w:id="90" w:author="sudhahar vaithilingam" w:date="2022-07-03T09:15:00Z">
                <w:pPr>
                  <w:jc w:val="center"/>
                </w:pPr>
              </w:pPrChange>
            </w:pPr>
            <w:ins w:id="91" w:author="sudhahar vaithilingam" w:date="2022-07-03T09:15:00Z">
              <w:r>
                <w:rPr>
                  <w:rFonts w:ascii="Helvetica" w:hAnsi="Helvetica" w:cs="Helvetica"/>
                  <w:color w:val="212121"/>
                  <w:sz w:val="20"/>
                  <w:szCs w:val="20"/>
                  <w:shd w:val="clear" w:color="auto" w:fill="FFFFFF"/>
                </w:rPr>
                <w:t xml:space="preserve">  </w:t>
              </w:r>
            </w:ins>
            <w:ins w:id="92" w:author="sudhahar vaithilingam" w:date="2022-07-03T09:13:00Z">
              <w:r w:rsidRPr="000B4091">
                <w:rPr>
                  <w:rFonts w:ascii="Helvetica" w:hAnsi="Helvetica" w:cs="Helvetica"/>
                  <w:color w:val="212121"/>
                  <w:sz w:val="20"/>
                  <w:szCs w:val="20"/>
                  <w:shd w:val="clear" w:color="auto" w:fill="FFFFFF"/>
                  <w:rPrChange w:id="93" w:author="sudhahar vaithilingam" w:date="2022-07-03T09:14:00Z">
                    <w:rPr>
                      <w:rFonts w:ascii="Helvetica" w:hAnsi="Helvetica" w:cs="Helvetica"/>
                      <w:color w:val="212121"/>
                      <w:sz w:val="18"/>
                      <w:szCs w:val="18"/>
                      <w:shd w:val="clear" w:color="auto" w:fill="FFFFFF"/>
                    </w:rPr>
                  </w:rPrChange>
                </w:rPr>
                <w:t>http://localhost:11016/</w:t>
              </w:r>
            </w:ins>
            <w:ins w:id="94" w:author="sudhahar vaithilingam" w:date="2022-07-03T17:50:00Z">
              <w:r w:rsidR="00457622">
                <w:rPr>
                  <w:rFonts w:ascii="Helvetica" w:hAnsi="Helvetica" w:cs="Helvetica"/>
                  <w:color w:val="212121"/>
                  <w:sz w:val="20"/>
                  <w:szCs w:val="20"/>
                  <w:shd w:val="clear" w:color="auto" w:fill="FFFFFF"/>
                </w:rPr>
                <w:t>retail</w:t>
              </w:r>
            </w:ins>
            <w:ins w:id="95" w:author="sudhahar vaithilingam" w:date="2022-07-03T09:13:00Z">
              <w:r w:rsidRPr="000B4091">
                <w:rPr>
                  <w:rFonts w:ascii="Helvetica" w:hAnsi="Helvetica" w:cs="Helvetica"/>
                  <w:color w:val="212121"/>
                  <w:sz w:val="20"/>
                  <w:szCs w:val="20"/>
                  <w:shd w:val="clear" w:color="auto" w:fill="FFFFFF"/>
                  <w:rPrChange w:id="96" w:author="sudhahar vaithilingam" w:date="2022-07-03T09:14:00Z">
                    <w:rPr>
                      <w:rFonts w:ascii="Helvetica" w:hAnsi="Helvetica" w:cs="Helvetica"/>
                      <w:color w:val="212121"/>
                      <w:sz w:val="18"/>
                      <w:szCs w:val="18"/>
                      <w:shd w:val="clear" w:color="auto" w:fill="FFFFFF"/>
                    </w:rPr>
                  </w:rPrChange>
                </w:rPr>
                <w:t>/api/pay</w:t>
              </w:r>
            </w:ins>
          </w:p>
        </w:tc>
        <w:tc>
          <w:tcPr>
            <w:tcW w:w="4508" w:type="dxa"/>
          </w:tcPr>
          <w:p w14:paraId="323AAC5A" w14:textId="03B84E95" w:rsidR="000B4091" w:rsidRPr="000B4091" w:rsidRDefault="00FE3D9F">
            <w:pPr>
              <w:rPr>
                <w:ins w:id="97" w:author="sudhahar vaithilingam" w:date="2022-07-03T09:13:00Z"/>
                <w:rPrChange w:id="98" w:author="sudhahar vaithilingam" w:date="2022-07-03T09:14:00Z">
                  <w:rPr>
                    <w:ins w:id="99" w:author="sudhahar vaithilingam" w:date="2022-07-03T09:13:00Z"/>
                    <w:sz w:val="26"/>
                    <w:szCs w:val="26"/>
                    <w:lang w:val="en-US"/>
                  </w:rPr>
                </w:rPrChange>
              </w:rPr>
              <w:pPrChange w:id="100" w:author="sudhahar vaithilingam" w:date="2022-07-03T09:16:00Z">
                <w:pPr>
                  <w:jc w:val="center"/>
                </w:pPr>
              </w:pPrChange>
            </w:pPr>
            <w:ins w:id="101" w:author="sudhahar vaithilingam" w:date="2022-07-03T09:16:00Z">
              <w:r>
                <w:t xml:space="preserve">  </w:t>
              </w:r>
            </w:ins>
            <w:ins w:id="102" w:author="sudhahar vaithilingam" w:date="2022-07-03T09:13:00Z">
              <w:r w:rsidR="000B4091" w:rsidRPr="000B4091">
                <w:rPr>
                  <w:rPrChange w:id="103" w:author="sudhahar vaithilingam" w:date="2022-07-03T09:14:00Z">
                    <w:rPr>
                      <w:sz w:val="26"/>
                      <w:szCs w:val="26"/>
                      <w:lang w:val="en-US"/>
                    </w:rPr>
                  </w:rPrChange>
                </w:rPr>
                <w:t xml:space="preserve">Pay customer to </w:t>
              </w:r>
            </w:ins>
            <w:ins w:id="104" w:author="sudhahar vaithilingam" w:date="2022-07-03T09:16:00Z">
              <w:r w:rsidR="00E14DFB">
                <w:t>customer</w:t>
              </w:r>
            </w:ins>
          </w:p>
        </w:tc>
      </w:tr>
    </w:tbl>
    <w:p w14:paraId="05EEAD9B" w14:textId="38C3228D" w:rsidR="008A387D" w:rsidDel="00D104EA" w:rsidRDefault="00CB44C8">
      <w:pPr>
        <w:rPr>
          <w:del w:id="105" w:author="sudhahar vaithilingam" w:date="2022-07-03T06:08:00Z"/>
          <w:sz w:val="26"/>
          <w:szCs w:val="26"/>
          <w:lang w:val="en-US"/>
        </w:rPr>
      </w:pPr>
      <w:del w:id="106" w:author="sudhahar vaithilingam" w:date="2022-07-03T06:08:00Z">
        <w:r w:rsidRPr="00010150" w:rsidDel="00CC45E9">
          <w:rPr>
            <w:sz w:val="26"/>
            <w:szCs w:val="26"/>
            <w:lang w:val="en-US"/>
            <w:rPrChange w:id="107" w:author="sudhahar vaithilingam" w:date="2022-07-02T07:26:00Z">
              <w:rPr>
                <w:lang w:val="en-US"/>
              </w:rPr>
            </w:rPrChange>
          </w:rPr>
          <w:delText>XxzBank API Doument:</w:delText>
        </w:r>
      </w:del>
    </w:p>
    <w:p w14:paraId="0D360024" w14:textId="78EA34FF" w:rsidR="00CB44C8" w:rsidDel="000B4091" w:rsidRDefault="00CB44C8">
      <w:pPr>
        <w:rPr>
          <w:del w:id="108" w:author="sudhahar vaithilingam" w:date="2022-07-03T09:15:00Z"/>
          <w:lang w:val="en-US"/>
        </w:rPr>
      </w:pPr>
    </w:p>
    <w:p w14:paraId="185A4C7D" w14:textId="77777777" w:rsidR="000B4091" w:rsidRDefault="000B4091">
      <w:pPr>
        <w:rPr>
          <w:ins w:id="109" w:author="sudhahar vaithilingam" w:date="2022-07-03T09:15:00Z"/>
          <w:b/>
          <w:bCs/>
          <w:u w:val="single"/>
          <w:lang w:val="en-US"/>
        </w:rPr>
      </w:pPr>
    </w:p>
    <w:p w14:paraId="4BA29389" w14:textId="5D2CBCF8" w:rsidR="00CB44C8" w:rsidRPr="00CC45E9" w:rsidRDefault="00FB2611">
      <w:pPr>
        <w:rPr>
          <w:rPrChange w:id="110" w:author="sudhahar vaithilingam" w:date="2022-07-03T06:08:00Z">
            <w:rPr>
              <w:lang w:val="en-US"/>
            </w:rPr>
          </w:rPrChange>
        </w:rPr>
      </w:pPr>
      <w:ins w:id="111" w:author="sudhahar vaithilingam" w:date="2022-07-02T19:08:00Z">
        <w:r w:rsidRPr="00CC45E9">
          <w:rPr>
            <w:b/>
            <w:bCs/>
            <w:u w:val="single"/>
            <w:lang w:val="en-US"/>
            <w:rPrChange w:id="112" w:author="sudhahar vaithilingam" w:date="2022-07-03T06:08:00Z">
              <w:rPr>
                <w:lang w:val="en-US"/>
              </w:rPr>
            </w:rPrChange>
          </w:rPr>
          <w:t>Case 1 : login Alice</w:t>
        </w:r>
      </w:ins>
      <w:del w:id="113" w:author="sudhahar vaithilingam" w:date="2022-07-02T19:08:00Z">
        <w:r w:rsidR="00CB44C8" w:rsidRPr="00CC45E9" w:rsidDel="00FB2611">
          <w:rPr>
            <w:rPrChange w:id="114" w:author="sudhahar vaithilingam" w:date="2022-07-03T06:08:00Z">
              <w:rPr>
                <w:lang w:val="en-US"/>
              </w:rPr>
            </w:rPrChange>
          </w:rPr>
          <w:delText>Login:</w:delText>
        </w:r>
      </w:del>
    </w:p>
    <w:p w14:paraId="3EEB28B8" w14:textId="1A09A1D7" w:rsidR="00CB44C8" w:rsidRDefault="008B41B6">
      <w:pPr>
        <w:rPr>
          <w:ins w:id="115" w:author="sudhahar vaithilingam" w:date="2022-07-02T08:49:00Z"/>
          <w:rStyle w:val="Hyperlink"/>
          <w:rFonts w:ascii="Helvetica" w:hAnsi="Helvetica" w:cs="Helvetica"/>
          <w:sz w:val="18"/>
          <w:szCs w:val="18"/>
          <w:shd w:val="clear" w:color="auto" w:fill="FFFFFF"/>
        </w:rPr>
      </w:pPr>
      <w:ins w:id="116" w:author="sudhahar vaithilingam" w:date="2022-07-03T06:14:00Z">
        <w:r>
          <w:t xml:space="preserve">End Point - </w:t>
        </w:r>
      </w:ins>
      <w:ins w:id="117" w:author="sudhahar vaithilingam" w:date="2022-07-03T17:51:00Z">
        <w:r w:rsidR="003002C9">
          <w:rPr>
            <w:rFonts w:ascii="Helvetica" w:hAnsi="Helvetica" w:cs="Helvetica"/>
            <w:sz w:val="18"/>
            <w:szCs w:val="18"/>
            <w:shd w:val="clear" w:color="auto" w:fill="FFFFFF"/>
          </w:rPr>
          <w:fldChar w:fldCharType="begin"/>
        </w:r>
        <w:r w:rsidR="003002C9">
          <w:rPr>
            <w:rFonts w:ascii="Helvetica" w:hAnsi="Helvetica" w:cs="Helvetica"/>
            <w:sz w:val="18"/>
            <w:szCs w:val="18"/>
            <w:shd w:val="clear" w:color="auto" w:fill="FFFFFF"/>
          </w:rPr>
          <w:instrText xml:space="preserve"> HYPERLINK "</w:instrText>
        </w:r>
      </w:ins>
      <w:r w:rsidR="003002C9" w:rsidRPr="003002C9">
        <w:rPr>
          <w:rFonts w:ascii="Helvetica" w:hAnsi="Helvetica" w:cs="Helvetica"/>
          <w:sz w:val="18"/>
          <w:szCs w:val="18"/>
          <w:shd w:val="clear" w:color="auto" w:fill="FFFFFF"/>
          <w:rPrChange w:id="118" w:author="sudhahar vaithilingam" w:date="2022-07-03T17:51:00Z">
            <w:rPr>
              <w:rStyle w:val="Hyperlink"/>
              <w:rFonts w:ascii="Helvetica" w:hAnsi="Helvetica" w:cs="Helvetica"/>
              <w:sz w:val="18"/>
              <w:szCs w:val="18"/>
              <w:shd w:val="clear" w:color="auto" w:fill="FFFFFF"/>
            </w:rPr>
          </w:rPrChange>
        </w:rPr>
        <w:instrText>http://localhost:11016/</w:instrText>
      </w:r>
      <w:ins w:id="119" w:author="sudhahar vaithilingam" w:date="2022-07-03T17:51:00Z">
        <w:r w:rsidR="003002C9" w:rsidRPr="003002C9">
          <w:rPr>
            <w:rFonts w:ascii="Helvetica" w:hAnsi="Helvetica" w:cs="Helvetica"/>
            <w:sz w:val="18"/>
            <w:szCs w:val="18"/>
            <w:shd w:val="clear" w:color="auto" w:fill="FFFFFF"/>
            <w:rPrChange w:id="120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retail</w:instrText>
        </w:r>
      </w:ins>
      <w:r w:rsidR="003002C9" w:rsidRPr="003002C9">
        <w:rPr>
          <w:rFonts w:ascii="Helvetica" w:hAnsi="Helvetica" w:cs="Helvetica"/>
          <w:sz w:val="18"/>
          <w:szCs w:val="18"/>
          <w:shd w:val="clear" w:color="auto" w:fill="FFFFFF"/>
          <w:rPrChange w:id="121" w:author="sudhahar vaithilingam" w:date="2022-07-03T17:51:00Z">
            <w:rPr>
              <w:rStyle w:val="Hyperlink"/>
              <w:rFonts w:ascii="Helvetica" w:hAnsi="Helvetica" w:cs="Helvetica"/>
              <w:sz w:val="18"/>
              <w:szCs w:val="18"/>
              <w:shd w:val="clear" w:color="auto" w:fill="FFFFFF"/>
            </w:rPr>
          </w:rPrChange>
        </w:rPr>
        <w:instrText>/api/login?name=Alice</w:instrText>
      </w:r>
      <w:ins w:id="122" w:author="sudhahar vaithilingam" w:date="2022-07-03T17:51:00Z">
        <w:r w:rsidR="003002C9">
          <w:rPr>
            <w:rFonts w:ascii="Helvetica" w:hAnsi="Helvetica" w:cs="Helvetica"/>
            <w:sz w:val="18"/>
            <w:szCs w:val="18"/>
            <w:shd w:val="clear" w:color="auto" w:fill="FFFFFF"/>
          </w:rPr>
          <w:instrText xml:space="preserve">" </w:instrText>
        </w:r>
        <w:r w:rsidR="003002C9">
          <w:rPr>
            <w:rFonts w:ascii="Helvetica" w:hAnsi="Helvetica" w:cs="Helvetica"/>
            <w:sz w:val="18"/>
            <w:szCs w:val="18"/>
            <w:shd w:val="clear" w:color="auto" w:fill="FFFFFF"/>
          </w:rPr>
          <w:fldChar w:fldCharType="separate"/>
        </w:r>
      </w:ins>
      <w:r w:rsidR="003002C9" w:rsidRPr="003002C9">
        <w:rPr>
          <w:rStyle w:val="Hyperlink"/>
          <w:rFonts w:ascii="Helvetica" w:hAnsi="Helvetica" w:cs="Helvetica"/>
          <w:sz w:val="18"/>
          <w:szCs w:val="18"/>
          <w:shd w:val="clear" w:color="auto" w:fill="FFFFFF"/>
        </w:rPr>
        <w:t>http://localhost:11016/</w:t>
      </w:r>
      <w:del w:id="123" w:author="sudhahar vaithilingam" w:date="2022-07-03T17:51:00Z">
        <w:r w:rsidR="003002C9" w:rsidRPr="003002C9" w:rsidDel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delText>xyzbank</w:delText>
        </w:r>
      </w:del>
      <w:ins w:id="124" w:author="sudhahar vaithilingam" w:date="2022-07-03T17:51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retail</w:t>
        </w:r>
      </w:ins>
      <w:r w:rsidR="003002C9" w:rsidRPr="003002C9">
        <w:rPr>
          <w:rStyle w:val="Hyperlink"/>
          <w:rFonts w:ascii="Helvetica" w:hAnsi="Helvetica" w:cs="Helvetica"/>
          <w:sz w:val="18"/>
          <w:szCs w:val="18"/>
          <w:shd w:val="clear" w:color="auto" w:fill="FFFFFF"/>
        </w:rPr>
        <w:t>/api/login?name=Alice</w:t>
      </w:r>
      <w:ins w:id="125" w:author="sudhahar vaithilingam" w:date="2022-07-03T17:51:00Z">
        <w:r w:rsidR="003002C9">
          <w:rPr>
            <w:rFonts w:ascii="Helvetica" w:hAnsi="Helvetica" w:cs="Helvetica"/>
            <w:sz w:val="18"/>
            <w:szCs w:val="18"/>
            <w:shd w:val="clear" w:color="auto" w:fill="FFFFFF"/>
          </w:rPr>
          <w:fldChar w:fldCharType="end"/>
        </w:r>
      </w:ins>
    </w:p>
    <w:p w14:paraId="3EC02DFD" w14:textId="058F79DF" w:rsidR="00491997" w:rsidRPr="005611BB" w:rsidRDefault="00491997">
      <w:pPr>
        <w:rPr>
          <w:ins w:id="126" w:author="sudhahar vaithilingam" w:date="2022-07-02T08:49:00Z"/>
          <w:b/>
          <w:bCs/>
          <w:lang w:val="en-US"/>
          <w:rPrChange w:id="127" w:author="sudhahar vaithilingam" w:date="2022-07-03T06:14:00Z">
            <w:rPr>
              <w:ins w:id="128" w:author="sudhahar vaithilingam" w:date="2022-07-02T08:49:00Z"/>
              <w:lang w:val="en-US"/>
            </w:rPr>
          </w:rPrChange>
        </w:rPr>
      </w:pPr>
      <w:ins w:id="129" w:author="sudhahar vaithilingam" w:date="2022-07-02T08:49:00Z">
        <w:r w:rsidRPr="005611BB">
          <w:rPr>
            <w:b/>
            <w:bCs/>
            <w:lang w:val="en-US"/>
            <w:rPrChange w:id="130" w:author="sudhahar vaithilingam" w:date="2022-07-03T06:14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t>Response:</w:t>
        </w:r>
      </w:ins>
    </w:p>
    <w:p w14:paraId="196E51C6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131" w:author="sudhahar vaithilingam" w:date="2022-07-02T18:37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132" w:author="sudhahar vaithilingam" w:date="2022-07-02T18:37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{</w:t>
        </w:r>
      </w:ins>
    </w:p>
    <w:p w14:paraId="3843D566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133" w:author="sudhahar vaithilingam" w:date="2022-07-02T18:37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134" w:author="sudhahar vaithilingam" w:date="2022-07-02T18:37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    </w:t>
        </w:r>
        <w:r w:rsidRPr="00AE7C97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t>"name"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: </w:t>
        </w:r>
        <w:r w:rsidRPr="00AE7C97">
          <w:rPr>
            <w:rFonts w:ascii="Courier New" w:eastAsia="Times New Roman" w:hAnsi="Courier New" w:cs="Courier New"/>
            <w:color w:val="0451A5"/>
            <w:sz w:val="18"/>
            <w:szCs w:val="18"/>
            <w:lang w:eastAsia="en-SG"/>
          </w:rPr>
          <w:t>"Alice"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,</w:t>
        </w:r>
      </w:ins>
    </w:p>
    <w:p w14:paraId="1D5E73F0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135" w:author="sudhahar vaithilingam" w:date="2022-07-02T18:37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136" w:author="sudhahar vaithilingam" w:date="2022-07-02T18:37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    </w:t>
        </w:r>
        <w:r w:rsidRPr="00AE7C97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t>"balance"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: </w:t>
        </w:r>
        <w:r w:rsidRPr="00AE7C97">
          <w:rPr>
            <w:rFonts w:ascii="Courier New" w:eastAsia="Times New Roman" w:hAnsi="Courier New" w:cs="Courier New"/>
            <w:color w:val="098658"/>
            <w:sz w:val="18"/>
            <w:szCs w:val="18"/>
            <w:lang w:eastAsia="en-SG"/>
          </w:rPr>
          <w:t>0.0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,</w:t>
        </w:r>
      </w:ins>
    </w:p>
    <w:p w14:paraId="4B927569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137" w:author="sudhahar vaithilingam" w:date="2022-07-02T18:37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138" w:author="sudhahar vaithilingam" w:date="2022-07-02T18:37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    </w:t>
        </w:r>
        <w:r w:rsidRPr="00AE7C97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t>"oweTo"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: </w:t>
        </w:r>
        <w:r w:rsidRPr="00AE7C97">
          <w:rPr>
            <w:rFonts w:ascii="Courier New" w:eastAsia="Times New Roman" w:hAnsi="Courier New" w:cs="Courier New"/>
            <w:b/>
            <w:bCs/>
            <w:color w:val="0451A5"/>
            <w:sz w:val="18"/>
            <w:szCs w:val="18"/>
            <w:lang w:eastAsia="en-SG"/>
          </w:rPr>
          <w:t>null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,</w:t>
        </w:r>
      </w:ins>
    </w:p>
    <w:p w14:paraId="4CAF11F7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139" w:author="sudhahar vaithilingam" w:date="2022-07-02T18:37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140" w:author="sudhahar vaithilingam" w:date="2022-07-02T18:37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    </w:t>
        </w:r>
        <w:r w:rsidRPr="00AE7C97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t>"oweToAmount"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: </w:t>
        </w:r>
        <w:r w:rsidRPr="00AE7C97">
          <w:rPr>
            <w:rFonts w:ascii="Courier New" w:eastAsia="Times New Roman" w:hAnsi="Courier New" w:cs="Courier New"/>
            <w:color w:val="098658"/>
            <w:sz w:val="18"/>
            <w:szCs w:val="18"/>
            <w:lang w:eastAsia="en-SG"/>
          </w:rPr>
          <w:t>0.0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,</w:t>
        </w:r>
      </w:ins>
    </w:p>
    <w:p w14:paraId="7350FBE1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141" w:author="sudhahar vaithilingam" w:date="2022-07-02T18:37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142" w:author="sudhahar vaithilingam" w:date="2022-07-02T18:37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    </w:t>
        </w:r>
        <w:r w:rsidRPr="00AE7C97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t>"oweFrom"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: </w:t>
        </w:r>
        <w:r w:rsidRPr="00AE7C97">
          <w:rPr>
            <w:rFonts w:ascii="Courier New" w:eastAsia="Times New Roman" w:hAnsi="Courier New" w:cs="Courier New"/>
            <w:b/>
            <w:bCs/>
            <w:color w:val="0451A5"/>
            <w:sz w:val="18"/>
            <w:szCs w:val="18"/>
            <w:lang w:eastAsia="en-SG"/>
          </w:rPr>
          <w:t>null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,</w:t>
        </w:r>
      </w:ins>
    </w:p>
    <w:p w14:paraId="04DBEE10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143" w:author="sudhahar vaithilingam" w:date="2022-07-02T18:37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144" w:author="sudhahar vaithilingam" w:date="2022-07-02T18:37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    </w:t>
        </w:r>
        <w:r w:rsidRPr="00AE7C97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t>"oweFromAmount"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: </w:t>
        </w:r>
        <w:r w:rsidRPr="00AE7C97">
          <w:rPr>
            <w:rFonts w:ascii="Courier New" w:eastAsia="Times New Roman" w:hAnsi="Courier New" w:cs="Courier New"/>
            <w:color w:val="098658"/>
            <w:sz w:val="18"/>
            <w:szCs w:val="18"/>
            <w:lang w:eastAsia="en-SG"/>
          </w:rPr>
          <w:t>0.0</w:t>
        </w:r>
      </w:ins>
    </w:p>
    <w:p w14:paraId="04489117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145" w:author="sudhahar vaithilingam" w:date="2022-07-02T18:37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146" w:author="sudhahar vaithilingam" w:date="2022-07-02T18:37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}</w:t>
        </w:r>
      </w:ins>
    </w:p>
    <w:p w14:paraId="54D6A5C0" w14:textId="06C08A85" w:rsidR="00491997" w:rsidDel="00491997" w:rsidRDefault="00491997">
      <w:pPr>
        <w:rPr>
          <w:del w:id="147" w:author="sudhahar vaithilingam" w:date="2022-07-02T08:49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1C84173F" w14:textId="5CF3734F" w:rsidR="00CB44C8" w:rsidRDefault="00CB44C8">
      <w:pPr>
        <w:rPr>
          <w:ins w:id="148" w:author="sudhahar vaithilingam" w:date="2022-07-02T08:47:00Z"/>
        </w:rPr>
      </w:pPr>
      <w:del w:id="149" w:author="sudhahar vaithilingam" w:date="2022-07-02T08:49:00Z">
        <w:r w:rsidRPr="00CB44C8" w:rsidDel="00491997">
          <w:rPr>
            <w:noProof/>
          </w:rPr>
          <w:drawing>
            <wp:inline distT="0" distB="0" distL="0" distR="0" wp14:anchorId="416E0E20" wp14:editId="1E34F175">
              <wp:extent cx="5731510" cy="2465705"/>
              <wp:effectExtent l="0" t="0" r="254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465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50" w:author="sudhahar vaithilingam" w:date="2022-07-02T18:37:00Z">
        <w:r w:rsidR="00AE7C97" w:rsidRPr="00AE7C97">
          <w:rPr>
            <w:noProof/>
          </w:rPr>
          <w:t xml:space="preserve"> </w:t>
        </w:r>
      </w:ins>
      <w:ins w:id="151" w:author="sudhahar vaithilingam" w:date="2022-07-03T17:37:00Z">
        <w:r w:rsidR="00353576" w:rsidRPr="00353576">
          <w:rPr>
            <w:noProof/>
          </w:rPr>
          <w:drawing>
            <wp:inline distT="0" distB="0" distL="0" distR="0" wp14:anchorId="029B8315" wp14:editId="74CD737B">
              <wp:extent cx="5731510" cy="3421380"/>
              <wp:effectExtent l="0" t="0" r="2540" b="762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4213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AF03E9" w14:textId="77777777" w:rsidR="00AA67D8" w:rsidRDefault="00AA67D8">
      <w:pPr>
        <w:rPr>
          <w:ins w:id="152" w:author="sudhahar vaithilingam" w:date="2022-07-02T08:52:00Z"/>
          <w:rFonts w:ascii="Helvetica" w:hAnsi="Helvetica" w:cs="Helvetica"/>
          <w:sz w:val="18"/>
          <w:szCs w:val="18"/>
          <w:shd w:val="clear" w:color="auto" w:fill="FFFFFF"/>
        </w:rPr>
      </w:pPr>
    </w:p>
    <w:p w14:paraId="66E21FEE" w14:textId="77777777" w:rsidR="00AA67D8" w:rsidRDefault="00AA67D8">
      <w:pPr>
        <w:rPr>
          <w:ins w:id="153" w:author="sudhahar vaithilingam" w:date="2022-07-02T08:52:00Z"/>
          <w:rFonts w:ascii="Helvetica" w:hAnsi="Helvetica" w:cs="Helvetica"/>
          <w:sz w:val="18"/>
          <w:szCs w:val="18"/>
          <w:shd w:val="clear" w:color="auto" w:fill="FFFFFF"/>
        </w:rPr>
      </w:pPr>
    </w:p>
    <w:p w14:paraId="7C6E1D10" w14:textId="77777777" w:rsidR="00AA67D8" w:rsidRDefault="00AA67D8">
      <w:pPr>
        <w:rPr>
          <w:ins w:id="154" w:author="sudhahar vaithilingam" w:date="2022-07-02T08:52:00Z"/>
          <w:rFonts w:ascii="Helvetica" w:hAnsi="Helvetica" w:cs="Helvetica"/>
          <w:sz w:val="18"/>
          <w:szCs w:val="18"/>
          <w:shd w:val="clear" w:color="auto" w:fill="FFFFFF"/>
        </w:rPr>
      </w:pPr>
    </w:p>
    <w:p w14:paraId="62F75D5F" w14:textId="77777777" w:rsidR="00AA67D8" w:rsidRDefault="00AA67D8">
      <w:pPr>
        <w:rPr>
          <w:ins w:id="155" w:author="sudhahar vaithilingam" w:date="2022-07-02T08:52:00Z"/>
          <w:rFonts w:ascii="Helvetica" w:hAnsi="Helvetica" w:cs="Helvetica"/>
          <w:sz w:val="18"/>
          <w:szCs w:val="18"/>
          <w:shd w:val="clear" w:color="auto" w:fill="FFFFFF"/>
        </w:rPr>
      </w:pPr>
    </w:p>
    <w:p w14:paraId="653EA306" w14:textId="77777777" w:rsidR="00AA67D8" w:rsidRDefault="00AA67D8">
      <w:pPr>
        <w:rPr>
          <w:ins w:id="156" w:author="sudhahar vaithilingam" w:date="2022-07-02T08:52:00Z"/>
          <w:rFonts w:ascii="Helvetica" w:hAnsi="Helvetica" w:cs="Helvetica"/>
          <w:sz w:val="18"/>
          <w:szCs w:val="18"/>
          <w:shd w:val="clear" w:color="auto" w:fill="FFFFFF"/>
        </w:rPr>
      </w:pPr>
    </w:p>
    <w:p w14:paraId="54720CF4" w14:textId="77777777" w:rsidR="00AA67D8" w:rsidRDefault="00AA67D8">
      <w:pPr>
        <w:rPr>
          <w:ins w:id="157" w:author="sudhahar vaithilingam" w:date="2022-07-02T08:52:00Z"/>
          <w:rFonts w:ascii="Helvetica" w:hAnsi="Helvetica" w:cs="Helvetica"/>
          <w:sz w:val="18"/>
          <w:szCs w:val="18"/>
          <w:shd w:val="clear" w:color="auto" w:fill="FFFFFF"/>
        </w:rPr>
      </w:pPr>
    </w:p>
    <w:p w14:paraId="73196C13" w14:textId="77777777" w:rsidR="00AA67D8" w:rsidRDefault="00AA67D8">
      <w:pPr>
        <w:rPr>
          <w:ins w:id="158" w:author="sudhahar vaithilingam" w:date="2022-07-02T08:52:00Z"/>
          <w:rFonts w:ascii="Helvetica" w:hAnsi="Helvetica" w:cs="Helvetica"/>
          <w:sz w:val="18"/>
          <w:szCs w:val="18"/>
          <w:shd w:val="clear" w:color="auto" w:fill="FFFFFF"/>
        </w:rPr>
      </w:pPr>
    </w:p>
    <w:p w14:paraId="7992EC65" w14:textId="77777777" w:rsidR="00AA67D8" w:rsidRDefault="00AA67D8">
      <w:pPr>
        <w:rPr>
          <w:ins w:id="159" w:author="sudhahar vaithilingam" w:date="2022-07-02T08:52:00Z"/>
          <w:rFonts w:ascii="Helvetica" w:hAnsi="Helvetica" w:cs="Helvetica"/>
          <w:sz w:val="18"/>
          <w:szCs w:val="18"/>
          <w:shd w:val="clear" w:color="auto" w:fill="FFFFFF"/>
        </w:rPr>
      </w:pPr>
    </w:p>
    <w:p w14:paraId="2AAAE322" w14:textId="3A2ECBD7" w:rsidR="00AA67D8" w:rsidRDefault="00FB2611">
      <w:pPr>
        <w:rPr>
          <w:ins w:id="160" w:author="sudhahar vaithilingam" w:date="2022-07-02T18:39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ins w:id="161" w:author="sudhahar vaithilingam" w:date="2022-07-02T19:08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lastRenderedPageBreak/>
          <w:t>Ca</w:t>
        </w:r>
      </w:ins>
      <w:ins w:id="162" w:author="sudhahar vaithilingam" w:date="2022-07-02T19:09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 xml:space="preserve">se 2 : </w:t>
        </w:r>
        <w:r w:rsidRPr="00FB2611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topup 100</w:t>
        </w:r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(Alice)</w:t>
        </w:r>
      </w:ins>
    </w:p>
    <w:p w14:paraId="6B674704" w14:textId="47CF73AD" w:rsidR="00AE7C97" w:rsidRDefault="00EF253D">
      <w:pPr>
        <w:rPr>
          <w:ins w:id="163" w:author="sudhahar vaithilingam" w:date="2022-07-02T18:45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ins w:id="164" w:author="sudhahar vaithilingam" w:date="2022-07-03T06:12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URI</w:t>
        </w:r>
      </w:ins>
      <w:ins w:id="165" w:author="sudhahar vaithilingam" w:date="2022-07-02T18:39:00Z">
        <w:r w:rsidR="00AE7C97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 xml:space="preserve"> - </w:t>
        </w:r>
      </w:ins>
      <w:ins w:id="166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begin"/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 HYPERLINK "</w:instrText>
        </w:r>
      </w:ins>
      <w:ins w:id="167" w:author="sudhahar vaithilingam" w:date="2022-07-02T18:39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168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http://localhost:11016/</w:instrText>
        </w:r>
      </w:ins>
      <w:ins w:id="169" w:author="sudhahar vaithilingam" w:date="2022-07-03T17:51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170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retail</w:instrText>
        </w:r>
      </w:ins>
      <w:ins w:id="171" w:author="sudhahar vaithilingam" w:date="2022-07-02T18:39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172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/api/topup</w:instrText>
        </w:r>
      </w:ins>
      <w:ins w:id="173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" </w:instrText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separate"/>
        </w:r>
      </w:ins>
      <w:ins w:id="174" w:author="sudhahar vaithilingam" w:date="2022-07-02T18:39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http://localhost:11016/</w:t>
        </w:r>
      </w:ins>
      <w:ins w:id="175" w:author="sudhahar vaithilingam" w:date="2022-07-03T17:51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retail</w:t>
        </w:r>
      </w:ins>
      <w:ins w:id="176" w:author="sudhahar vaithilingam" w:date="2022-07-02T18:39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/api/topup</w:t>
        </w:r>
      </w:ins>
      <w:ins w:id="177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end"/>
        </w:r>
      </w:ins>
    </w:p>
    <w:p w14:paraId="01B32E73" w14:textId="22E8AD92" w:rsidR="004E2C45" w:rsidRDefault="004E2C45">
      <w:pPr>
        <w:rPr>
          <w:ins w:id="178" w:author="sudhahar vaithilingam" w:date="2022-07-02T18:45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  <w:tblGridChange w:id="179">
          <w:tblGrid>
            <w:gridCol w:w="4508"/>
            <w:gridCol w:w="4508"/>
          </w:tblGrid>
        </w:tblGridChange>
      </w:tblGrid>
      <w:tr w:rsidR="004E2C45" w14:paraId="6EFE7910" w14:textId="77777777" w:rsidTr="004E2C45">
        <w:trPr>
          <w:ins w:id="180" w:author="sudhahar vaithilingam" w:date="2022-07-02T18:45:00Z"/>
        </w:trPr>
        <w:tc>
          <w:tcPr>
            <w:tcW w:w="4508" w:type="dxa"/>
          </w:tcPr>
          <w:p w14:paraId="53B31BC8" w14:textId="13FAEE17" w:rsidR="004E2C45" w:rsidRPr="00601E44" w:rsidRDefault="004E2C45">
            <w:pPr>
              <w:jc w:val="center"/>
              <w:rPr>
                <w:ins w:id="181" w:author="sudhahar vaithilingam" w:date="2022-07-02T18:45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  <w:rPrChange w:id="182" w:author="sudhahar vaithilingam" w:date="2022-07-02T18:46:00Z">
                  <w:rPr>
                    <w:ins w:id="183" w:author="sudhahar vaithilingam" w:date="2022-07-02T18:45:00Z"/>
                    <w:rFonts w:ascii="Helvetica" w:hAnsi="Helvetica" w:cs="Helvetica"/>
                    <w:color w:val="212121"/>
                    <w:sz w:val="18"/>
                    <w:szCs w:val="18"/>
                    <w:shd w:val="clear" w:color="auto" w:fill="FFFFFF"/>
                  </w:rPr>
                </w:rPrChange>
              </w:rPr>
              <w:pPrChange w:id="184" w:author="sudhahar vaithilingam" w:date="2022-07-02T18:46:00Z">
                <w:pPr/>
              </w:pPrChange>
            </w:pPr>
            <w:ins w:id="185" w:author="sudhahar vaithilingam" w:date="2022-07-02T18:45:00Z">
              <w:r w:rsidRPr="00601E44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  <w:rPrChange w:id="186" w:author="sudhahar vaithilingam" w:date="2022-07-02T18:46:00Z">
                    <w:rPr>
                      <w:rFonts w:ascii="Helvetica" w:hAnsi="Helvetica" w:cs="Helvetica"/>
                      <w:color w:val="212121"/>
                      <w:sz w:val="18"/>
                      <w:szCs w:val="18"/>
                      <w:shd w:val="clear" w:color="auto" w:fill="FFFFFF"/>
                    </w:rPr>
                  </w:rPrChange>
                </w:rPr>
                <w:t>Request</w:t>
              </w:r>
            </w:ins>
          </w:p>
        </w:tc>
        <w:tc>
          <w:tcPr>
            <w:tcW w:w="4508" w:type="dxa"/>
          </w:tcPr>
          <w:p w14:paraId="193DB2BB" w14:textId="6125382D" w:rsidR="004E2C45" w:rsidRPr="00601E44" w:rsidRDefault="004E2C45">
            <w:pPr>
              <w:jc w:val="center"/>
              <w:rPr>
                <w:ins w:id="187" w:author="sudhahar vaithilingam" w:date="2022-07-02T18:45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  <w:rPrChange w:id="188" w:author="sudhahar vaithilingam" w:date="2022-07-02T18:46:00Z">
                  <w:rPr>
                    <w:ins w:id="189" w:author="sudhahar vaithilingam" w:date="2022-07-02T18:45:00Z"/>
                    <w:rFonts w:ascii="Helvetica" w:hAnsi="Helvetica" w:cs="Helvetica"/>
                    <w:color w:val="212121"/>
                    <w:sz w:val="18"/>
                    <w:szCs w:val="18"/>
                    <w:shd w:val="clear" w:color="auto" w:fill="FFFFFF"/>
                  </w:rPr>
                </w:rPrChange>
              </w:rPr>
              <w:pPrChange w:id="190" w:author="sudhahar vaithilingam" w:date="2022-07-02T18:46:00Z">
                <w:pPr/>
              </w:pPrChange>
            </w:pPr>
            <w:ins w:id="191" w:author="sudhahar vaithilingam" w:date="2022-07-02T18:45:00Z">
              <w:r w:rsidRPr="00601E44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  <w:rPrChange w:id="192" w:author="sudhahar vaithilingam" w:date="2022-07-02T18:46:00Z">
                    <w:rPr>
                      <w:rFonts w:ascii="Helvetica" w:hAnsi="Helvetica" w:cs="Helvetica"/>
                      <w:color w:val="212121"/>
                      <w:sz w:val="18"/>
                      <w:szCs w:val="18"/>
                      <w:shd w:val="clear" w:color="auto" w:fill="FFFFFF"/>
                    </w:rPr>
                  </w:rPrChange>
                </w:rPr>
                <w:t>Response</w:t>
              </w:r>
            </w:ins>
          </w:p>
        </w:tc>
      </w:tr>
      <w:tr w:rsidR="004E2C45" w14:paraId="53839F1F" w14:textId="77777777" w:rsidTr="004E2C45">
        <w:tblPrEx>
          <w:tblW w:w="0" w:type="auto"/>
          <w:tblPrExChange w:id="193" w:author="sudhahar vaithilingam" w:date="2022-07-02T18:45:00Z">
            <w:tblPrEx>
              <w:tblW w:w="0" w:type="auto"/>
            </w:tblPrEx>
          </w:tblPrExChange>
        </w:tblPrEx>
        <w:trPr>
          <w:trHeight w:val="1375"/>
          <w:ins w:id="194" w:author="sudhahar vaithilingam" w:date="2022-07-02T18:45:00Z"/>
        </w:trPr>
        <w:tc>
          <w:tcPr>
            <w:tcW w:w="4508" w:type="dxa"/>
            <w:tcPrChange w:id="195" w:author="sudhahar vaithilingam" w:date="2022-07-02T18:45:00Z">
              <w:tcPr>
                <w:tcW w:w="4508" w:type="dxa"/>
              </w:tcPr>
            </w:tcPrChange>
          </w:tcPr>
          <w:p w14:paraId="3ED6414D" w14:textId="77777777" w:rsidR="004E2C45" w:rsidRPr="00AE7C97" w:rsidRDefault="004E2C45" w:rsidP="004E2C45">
            <w:pPr>
              <w:shd w:val="clear" w:color="auto" w:fill="FFFFFE"/>
              <w:spacing w:line="270" w:lineRule="atLeast"/>
              <w:rPr>
                <w:ins w:id="196" w:author="sudhahar vaithilingam" w:date="2022-07-02T18:45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197" w:author="sudhahar vaithilingam" w:date="2022-07-02T18:45:00Z"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3C93EC5B" w14:textId="77777777" w:rsidR="004E2C45" w:rsidRPr="00AE7C97" w:rsidRDefault="004E2C45" w:rsidP="004E2C45">
            <w:pPr>
              <w:shd w:val="clear" w:color="auto" w:fill="FFFFFE"/>
              <w:spacing w:line="270" w:lineRule="atLeast"/>
              <w:rPr>
                <w:ins w:id="198" w:author="sudhahar vaithilingam" w:date="2022-07-02T18:45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199" w:author="sudhahar vaithilingam" w:date="2022-07-02T18:45:00Z"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AE7C97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AE7C97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"Alice"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11DF408B" w14:textId="77777777" w:rsidR="004E2C45" w:rsidRPr="00AE7C97" w:rsidRDefault="004E2C45" w:rsidP="004E2C45">
            <w:pPr>
              <w:shd w:val="clear" w:color="auto" w:fill="FFFFFE"/>
              <w:spacing w:line="270" w:lineRule="atLeast"/>
              <w:rPr>
                <w:ins w:id="200" w:author="sudhahar vaithilingam" w:date="2022-07-02T18:45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201" w:author="sudhahar vaithilingam" w:date="2022-07-02T18:45:00Z"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AE7C97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"amount"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AE7C97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100</w:t>
              </w:r>
            </w:ins>
          </w:p>
          <w:p w14:paraId="3CBBD409" w14:textId="77777777" w:rsidR="004E2C45" w:rsidRPr="00AE7C97" w:rsidRDefault="004E2C45" w:rsidP="004E2C45">
            <w:pPr>
              <w:shd w:val="clear" w:color="auto" w:fill="FFFFFE"/>
              <w:spacing w:line="270" w:lineRule="atLeast"/>
              <w:rPr>
                <w:ins w:id="202" w:author="sudhahar vaithilingam" w:date="2022-07-02T18:45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203" w:author="sudhahar vaithilingam" w:date="2022-07-02T18:45:00Z"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33773F71" w14:textId="77777777" w:rsidR="004E2C45" w:rsidRDefault="004E2C45">
            <w:pPr>
              <w:rPr>
                <w:ins w:id="204" w:author="sudhahar vaithilingam" w:date="2022-07-02T18:45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508" w:type="dxa"/>
            <w:tcPrChange w:id="205" w:author="sudhahar vaithilingam" w:date="2022-07-02T18:45:00Z">
              <w:tcPr>
                <w:tcW w:w="4508" w:type="dxa"/>
              </w:tcPr>
            </w:tcPrChange>
          </w:tcPr>
          <w:p w14:paraId="61148B86" w14:textId="77777777" w:rsidR="004E2C45" w:rsidRPr="00AE7C97" w:rsidRDefault="004E2C45" w:rsidP="004E2C45">
            <w:pPr>
              <w:shd w:val="clear" w:color="auto" w:fill="FFFFFE"/>
              <w:spacing w:line="270" w:lineRule="atLeast"/>
              <w:rPr>
                <w:ins w:id="206" w:author="sudhahar vaithilingam" w:date="2022-07-02T18:45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207" w:author="sudhahar vaithilingam" w:date="2022-07-02T18:45:00Z"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6C398B56" w14:textId="77777777" w:rsidR="004E2C45" w:rsidRPr="00AE7C97" w:rsidRDefault="004E2C45" w:rsidP="004E2C45">
            <w:pPr>
              <w:shd w:val="clear" w:color="auto" w:fill="FFFFFE"/>
              <w:spacing w:line="270" w:lineRule="atLeast"/>
              <w:rPr>
                <w:ins w:id="208" w:author="sudhahar vaithilingam" w:date="2022-07-02T18:45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209" w:author="sudhahar vaithilingam" w:date="2022-07-02T18:45:00Z"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AE7C97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AE7C97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"Alice"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76A36583" w14:textId="77777777" w:rsidR="004E2C45" w:rsidRPr="00AE7C97" w:rsidRDefault="004E2C45" w:rsidP="004E2C45">
            <w:pPr>
              <w:shd w:val="clear" w:color="auto" w:fill="FFFFFE"/>
              <w:spacing w:line="270" w:lineRule="atLeast"/>
              <w:rPr>
                <w:ins w:id="210" w:author="sudhahar vaithilingam" w:date="2022-07-02T18:45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211" w:author="sudhahar vaithilingam" w:date="2022-07-02T18:45:00Z"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AE7C97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"balance"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AE7C97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100.0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757A5BC8" w14:textId="77777777" w:rsidR="004E2C45" w:rsidRPr="00AE7C97" w:rsidRDefault="004E2C45" w:rsidP="004E2C45">
            <w:pPr>
              <w:shd w:val="clear" w:color="auto" w:fill="FFFFFE"/>
              <w:spacing w:line="270" w:lineRule="atLeast"/>
              <w:rPr>
                <w:ins w:id="212" w:author="sudhahar vaithilingam" w:date="2022-07-02T18:45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213" w:author="sudhahar vaithilingam" w:date="2022-07-02T18:45:00Z"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AE7C97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"oweTo"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AE7C97">
                <w:rPr>
                  <w:rFonts w:ascii="Courier New" w:eastAsia="Times New Roman" w:hAnsi="Courier New" w:cs="Courier New"/>
                  <w:b/>
                  <w:bCs/>
                  <w:color w:val="0451A5"/>
                  <w:sz w:val="18"/>
                  <w:szCs w:val="18"/>
                  <w:lang w:eastAsia="en-SG"/>
                </w:rPr>
                <w:t>null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721FF7F9" w14:textId="77777777" w:rsidR="004E2C45" w:rsidRPr="00AE7C97" w:rsidRDefault="004E2C45" w:rsidP="004E2C45">
            <w:pPr>
              <w:shd w:val="clear" w:color="auto" w:fill="FFFFFE"/>
              <w:spacing w:line="270" w:lineRule="atLeast"/>
              <w:rPr>
                <w:ins w:id="214" w:author="sudhahar vaithilingam" w:date="2022-07-02T18:45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215" w:author="sudhahar vaithilingam" w:date="2022-07-02T18:45:00Z"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AE7C97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"oweToAmount"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AE7C97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0.0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4F78F016" w14:textId="77777777" w:rsidR="004E2C45" w:rsidRPr="00AE7C97" w:rsidRDefault="004E2C45" w:rsidP="004E2C45">
            <w:pPr>
              <w:shd w:val="clear" w:color="auto" w:fill="FFFFFE"/>
              <w:spacing w:line="270" w:lineRule="atLeast"/>
              <w:rPr>
                <w:ins w:id="216" w:author="sudhahar vaithilingam" w:date="2022-07-02T18:45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217" w:author="sudhahar vaithilingam" w:date="2022-07-02T18:45:00Z"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AE7C97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"oweFrom"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AE7C97">
                <w:rPr>
                  <w:rFonts w:ascii="Courier New" w:eastAsia="Times New Roman" w:hAnsi="Courier New" w:cs="Courier New"/>
                  <w:b/>
                  <w:bCs/>
                  <w:color w:val="0451A5"/>
                  <w:sz w:val="18"/>
                  <w:szCs w:val="18"/>
                  <w:lang w:eastAsia="en-SG"/>
                </w:rPr>
                <w:t>null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6D9F53BB" w14:textId="77777777" w:rsidR="004E2C45" w:rsidRPr="00AE7C97" w:rsidRDefault="004E2C45" w:rsidP="004E2C45">
            <w:pPr>
              <w:shd w:val="clear" w:color="auto" w:fill="FFFFFE"/>
              <w:spacing w:line="270" w:lineRule="atLeast"/>
              <w:rPr>
                <w:ins w:id="218" w:author="sudhahar vaithilingam" w:date="2022-07-02T18:45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219" w:author="sudhahar vaithilingam" w:date="2022-07-02T18:45:00Z"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AE7C97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"oweFromAmount"</w:t>
              </w:r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AE7C97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0.0</w:t>
              </w:r>
            </w:ins>
          </w:p>
          <w:p w14:paraId="145C21AD" w14:textId="77777777" w:rsidR="004E2C45" w:rsidRPr="00AE7C97" w:rsidRDefault="004E2C45" w:rsidP="004E2C45">
            <w:pPr>
              <w:shd w:val="clear" w:color="auto" w:fill="FFFFFE"/>
              <w:spacing w:line="270" w:lineRule="atLeast"/>
              <w:rPr>
                <w:ins w:id="220" w:author="sudhahar vaithilingam" w:date="2022-07-02T18:45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221" w:author="sudhahar vaithilingam" w:date="2022-07-02T18:45:00Z">
              <w:r w:rsidRPr="00AE7C97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00C9A9CC" w14:textId="77777777" w:rsidR="004E2C45" w:rsidRDefault="004E2C45">
            <w:pPr>
              <w:rPr>
                <w:ins w:id="222" w:author="sudhahar vaithilingam" w:date="2022-07-02T18:45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</w:tr>
    </w:tbl>
    <w:p w14:paraId="0D5CC6BA" w14:textId="77777777" w:rsidR="004E2C45" w:rsidRDefault="004E2C45">
      <w:pPr>
        <w:rPr>
          <w:ins w:id="223" w:author="sudhahar vaithilingam" w:date="2022-07-02T18:39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5A5C0F5A" w14:textId="2F10075F" w:rsidR="00AE7C97" w:rsidRDefault="00353576">
      <w:pPr>
        <w:rPr>
          <w:ins w:id="224" w:author="sudhahar vaithilingam" w:date="2022-07-02T18:38:00Z"/>
          <w:rFonts w:ascii="Helvetica" w:hAnsi="Helvetica" w:cs="Helvetica"/>
          <w:sz w:val="18"/>
          <w:szCs w:val="18"/>
          <w:shd w:val="clear" w:color="auto" w:fill="FFFFFF"/>
        </w:rPr>
      </w:pPr>
      <w:ins w:id="225" w:author="sudhahar vaithilingam" w:date="2022-07-03T17:38:00Z">
        <w:r w:rsidRPr="00353576">
          <w:rPr>
            <w:rFonts w:ascii="Helvetica" w:hAnsi="Helvetica" w:cs="Helvetica"/>
            <w:sz w:val="18"/>
            <w:szCs w:val="18"/>
            <w:shd w:val="clear" w:color="auto" w:fill="FFFFFF"/>
          </w:rPr>
          <w:drawing>
            <wp:inline distT="0" distB="0" distL="0" distR="0" wp14:anchorId="14F794EA" wp14:editId="5C6177CA">
              <wp:extent cx="5731510" cy="2833370"/>
              <wp:effectExtent l="0" t="0" r="2540" b="508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833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4CF11FF" w14:textId="7E94ABFB" w:rsidR="00AE7C97" w:rsidRDefault="00AE7C97">
      <w:pPr>
        <w:rPr>
          <w:ins w:id="226" w:author="sudhahar vaithilingam" w:date="2022-07-02T18:38:00Z"/>
          <w:rFonts w:ascii="Helvetica" w:hAnsi="Helvetica" w:cs="Helvetica"/>
          <w:sz w:val="18"/>
          <w:szCs w:val="18"/>
          <w:shd w:val="clear" w:color="auto" w:fill="FFFFFF"/>
        </w:rPr>
      </w:pPr>
    </w:p>
    <w:p w14:paraId="73F5EE5C" w14:textId="7DB6FC2D" w:rsidR="00AE7C97" w:rsidRDefault="00AE7C97">
      <w:pPr>
        <w:rPr>
          <w:ins w:id="227" w:author="sudhahar vaithilingam" w:date="2022-07-02T18:42:00Z"/>
          <w:rFonts w:ascii="Helvetica" w:hAnsi="Helvetica" w:cs="Helvetica"/>
          <w:sz w:val="18"/>
          <w:szCs w:val="18"/>
          <w:shd w:val="clear" w:color="auto" w:fill="FFFFFF"/>
        </w:rPr>
      </w:pPr>
    </w:p>
    <w:p w14:paraId="6FF551E4" w14:textId="77777777" w:rsidR="00AE7C97" w:rsidRDefault="00AE7C97">
      <w:pPr>
        <w:rPr>
          <w:ins w:id="228" w:author="sudhahar vaithilingam" w:date="2022-07-02T18:38:00Z"/>
          <w:rFonts w:ascii="Helvetica" w:hAnsi="Helvetica" w:cs="Helvetica"/>
          <w:sz w:val="18"/>
          <w:szCs w:val="18"/>
          <w:shd w:val="clear" w:color="auto" w:fill="FFFFFF"/>
        </w:rPr>
      </w:pPr>
    </w:p>
    <w:p w14:paraId="02736A6C" w14:textId="4A8472AE" w:rsidR="00AE7C97" w:rsidRPr="004E2C45" w:rsidRDefault="006F17B5">
      <w:pPr>
        <w:rPr>
          <w:ins w:id="229" w:author="sudhahar vaithilingam" w:date="2022-07-02T18:41:00Z"/>
          <w:rFonts w:ascii="Helvetica" w:hAnsi="Helvetica" w:cs="Helvetica"/>
          <w:b/>
          <w:bCs/>
          <w:sz w:val="18"/>
          <w:szCs w:val="18"/>
          <w:shd w:val="clear" w:color="auto" w:fill="FFFFFF"/>
          <w:rPrChange w:id="230" w:author="sudhahar vaithilingam" w:date="2022-07-02T18:44:00Z">
            <w:rPr>
              <w:ins w:id="231" w:author="sudhahar vaithilingam" w:date="2022-07-02T18:41:00Z"/>
              <w:rFonts w:ascii="Helvetica" w:hAnsi="Helvetica" w:cs="Helvetica"/>
              <w:sz w:val="18"/>
              <w:szCs w:val="18"/>
              <w:shd w:val="clear" w:color="auto" w:fill="FFFFFF"/>
            </w:rPr>
          </w:rPrChange>
        </w:rPr>
      </w:pPr>
      <w:ins w:id="232" w:author="sudhahar vaithilingam" w:date="2022-07-02T19:09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 xml:space="preserve">Case 3 : </w:t>
        </w:r>
        <w:r w:rsidRPr="006F17B5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login Bob</w:t>
        </w:r>
      </w:ins>
    </w:p>
    <w:p w14:paraId="2207AACD" w14:textId="69DC36BE" w:rsidR="00AE7C97" w:rsidRDefault="00AE7C97">
      <w:pPr>
        <w:rPr>
          <w:ins w:id="233" w:author="sudhahar vaithilingam" w:date="2022-07-02T18:41:00Z"/>
          <w:rFonts w:ascii="Helvetica" w:hAnsi="Helvetica" w:cs="Helvetica"/>
          <w:sz w:val="18"/>
          <w:szCs w:val="18"/>
          <w:shd w:val="clear" w:color="auto" w:fill="FFFFFF"/>
        </w:rPr>
      </w:pPr>
      <w:ins w:id="234" w:author="sudhahar vaithilingam" w:date="2022-07-02T18:41:00Z">
        <w:r>
          <w:rPr>
            <w:rFonts w:ascii="Helvetica" w:hAnsi="Helvetica" w:cs="Helvetica"/>
            <w:sz w:val="18"/>
            <w:szCs w:val="18"/>
            <w:shd w:val="clear" w:color="auto" w:fill="FFFFFF"/>
          </w:rPr>
          <w:t xml:space="preserve">End Point - </w:t>
        </w:r>
      </w:ins>
      <w:ins w:id="235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begin"/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 HYPERLINK "</w:instrText>
        </w:r>
      </w:ins>
      <w:ins w:id="236" w:author="sudhahar vaithilingam" w:date="2022-07-02T18:41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237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http://localhost:11016/</w:instrText>
        </w:r>
      </w:ins>
      <w:ins w:id="238" w:author="sudhahar vaithilingam" w:date="2022-07-03T17:51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239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retail</w:instrText>
        </w:r>
      </w:ins>
      <w:ins w:id="240" w:author="sudhahar vaithilingam" w:date="2022-07-02T18:41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241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/api/login?name=Bob</w:instrText>
        </w:r>
      </w:ins>
      <w:ins w:id="242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" </w:instrText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separate"/>
        </w:r>
      </w:ins>
      <w:ins w:id="243" w:author="sudhahar vaithilingam" w:date="2022-07-02T18:41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http://localhost:11016/</w:t>
        </w:r>
      </w:ins>
      <w:ins w:id="244" w:author="sudhahar vaithilingam" w:date="2022-07-03T17:51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retail</w:t>
        </w:r>
      </w:ins>
      <w:ins w:id="245" w:author="sudhahar vaithilingam" w:date="2022-07-02T18:41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/api/login?name=Bob</w:t>
        </w:r>
      </w:ins>
      <w:ins w:id="246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end"/>
        </w:r>
      </w:ins>
      <w:ins w:id="247" w:author="sudhahar vaithilingam" w:date="2022-07-02T18:41:00Z">
        <w:r w:rsidRPr="00AE7C97">
          <w:rPr>
            <w:rFonts w:ascii="Helvetica" w:hAnsi="Helvetica" w:cs="Helvetica"/>
            <w:sz w:val="18"/>
            <w:szCs w:val="18"/>
            <w:shd w:val="clear" w:color="auto" w:fill="FFFFFF"/>
          </w:rPr>
          <w:t xml:space="preserve"> </w:t>
        </w:r>
      </w:ins>
    </w:p>
    <w:p w14:paraId="27D5B5D2" w14:textId="02C94A21" w:rsidR="00AE7C97" w:rsidRDefault="00AE7C97">
      <w:pPr>
        <w:rPr>
          <w:ins w:id="248" w:author="sudhahar vaithilingam" w:date="2022-07-02T18:42:00Z"/>
          <w:rFonts w:ascii="Helvetica" w:hAnsi="Helvetica" w:cs="Helvetica"/>
          <w:sz w:val="18"/>
          <w:szCs w:val="18"/>
          <w:shd w:val="clear" w:color="auto" w:fill="FFFFFF"/>
        </w:rPr>
      </w:pPr>
      <w:ins w:id="249" w:author="sudhahar vaithilingam" w:date="2022-07-02T18:41:00Z">
        <w:r>
          <w:rPr>
            <w:rFonts w:ascii="Helvetica" w:hAnsi="Helvetica" w:cs="Helvetica"/>
            <w:sz w:val="18"/>
            <w:szCs w:val="18"/>
            <w:shd w:val="clear" w:color="auto" w:fill="FFFFFF"/>
          </w:rPr>
          <w:t>Response</w:t>
        </w:r>
      </w:ins>
    </w:p>
    <w:p w14:paraId="7D079F22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250" w:author="sudhahar vaithilingam" w:date="2022-07-02T18:42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251" w:author="sudhahar vaithilingam" w:date="2022-07-02T18:42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{</w:t>
        </w:r>
      </w:ins>
    </w:p>
    <w:p w14:paraId="2870DB08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252" w:author="sudhahar vaithilingam" w:date="2022-07-02T18:42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253" w:author="sudhahar vaithilingam" w:date="2022-07-02T18:42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    </w:t>
        </w:r>
        <w:r w:rsidRPr="00AE7C97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t>"name"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: </w:t>
        </w:r>
        <w:r w:rsidRPr="00AE7C97">
          <w:rPr>
            <w:rFonts w:ascii="Courier New" w:eastAsia="Times New Roman" w:hAnsi="Courier New" w:cs="Courier New"/>
            <w:color w:val="0451A5"/>
            <w:sz w:val="18"/>
            <w:szCs w:val="18"/>
            <w:lang w:eastAsia="en-SG"/>
          </w:rPr>
          <w:t>"Bob"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,</w:t>
        </w:r>
      </w:ins>
    </w:p>
    <w:p w14:paraId="0C8F892B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254" w:author="sudhahar vaithilingam" w:date="2022-07-02T18:42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255" w:author="sudhahar vaithilingam" w:date="2022-07-02T18:42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    </w:t>
        </w:r>
        <w:r w:rsidRPr="00AE7C97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t>"balance"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: </w:t>
        </w:r>
        <w:r w:rsidRPr="00AE7C97">
          <w:rPr>
            <w:rFonts w:ascii="Courier New" w:eastAsia="Times New Roman" w:hAnsi="Courier New" w:cs="Courier New"/>
            <w:color w:val="098658"/>
            <w:sz w:val="18"/>
            <w:szCs w:val="18"/>
            <w:lang w:eastAsia="en-SG"/>
          </w:rPr>
          <w:t>0.0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,</w:t>
        </w:r>
      </w:ins>
    </w:p>
    <w:p w14:paraId="798DE021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256" w:author="sudhahar vaithilingam" w:date="2022-07-02T18:42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257" w:author="sudhahar vaithilingam" w:date="2022-07-02T18:42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    </w:t>
        </w:r>
        <w:r w:rsidRPr="00AE7C97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t>"oweTo"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: </w:t>
        </w:r>
        <w:r w:rsidRPr="00AE7C97">
          <w:rPr>
            <w:rFonts w:ascii="Courier New" w:eastAsia="Times New Roman" w:hAnsi="Courier New" w:cs="Courier New"/>
            <w:b/>
            <w:bCs/>
            <w:color w:val="0451A5"/>
            <w:sz w:val="18"/>
            <w:szCs w:val="18"/>
            <w:lang w:eastAsia="en-SG"/>
          </w:rPr>
          <w:t>null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,</w:t>
        </w:r>
      </w:ins>
    </w:p>
    <w:p w14:paraId="52DC43F4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258" w:author="sudhahar vaithilingam" w:date="2022-07-02T18:42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259" w:author="sudhahar vaithilingam" w:date="2022-07-02T18:42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    </w:t>
        </w:r>
        <w:r w:rsidRPr="00AE7C97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t>"oweToAmount"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: </w:t>
        </w:r>
        <w:r w:rsidRPr="00AE7C97">
          <w:rPr>
            <w:rFonts w:ascii="Courier New" w:eastAsia="Times New Roman" w:hAnsi="Courier New" w:cs="Courier New"/>
            <w:color w:val="098658"/>
            <w:sz w:val="18"/>
            <w:szCs w:val="18"/>
            <w:lang w:eastAsia="en-SG"/>
          </w:rPr>
          <w:t>0.0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,</w:t>
        </w:r>
      </w:ins>
    </w:p>
    <w:p w14:paraId="6727CC1E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260" w:author="sudhahar vaithilingam" w:date="2022-07-02T18:42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261" w:author="sudhahar vaithilingam" w:date="2022-07-02T18:42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    </w:t>
        </w:r>
        <w:r w:rsidRPr="00AE7C97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t>"oweFrom"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: </w:t>
        </w:r>
        <w:r w:rsidRPr="00AE7C97">
          <w:rPr>
            <w:rFonts w:ascii="Courier New" w:eastAsia="Times New Roman" w:hAnsi="Courier New" w:cs="Courier New"/>
            <w:b/>
            <w:bCs/>
            <w:color w:val="0451A5"/>
            <w:sz w:val="18"/>
            <w:szCs w:val="18"/>
            <w:lang w:eastAsia="en-SG"/>
          </w:rPr>
          <w:t>null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,</w:t>
        </w:r>
      </w:ins>
    </w:p>
    <w:p w14:paraId="7CCE8AFD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262" w:author="sudhahar vaithilingam" w:date="2022-07-02T18:42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263" w:author="sudhahar vaithilingam" w:date="2022-07-02T18:42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    </w:t>
        </w:r>
        <w:r w:rsidRPr="00AE7C97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t>"oweFromAmount"</w:t>
        </w:r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: </w:t>
        </w:r>
        <w:r w:rsidRPr="00AE7C97">
          <w:rPr>
            <w:rFonts w:ascii="Courier New" w:eastAsia="Times New Roman" w:hAnsi="Courier New" w:cs="Courier New"/>
            <w:color w:val="098658"/>
            <w:sz w:val="18"/>
            <w:szCs w:val="18"/>
            <w:lang w:eastAsia="en-SG"/>
          </w:rPr>
          <w:t>0.0</w:t>
        </w:r>
      </w:ins>
    </w:p>
    <w:p w14:paraId="1AB701ED" w14:textId="77777777" w:rsidR="00AE7C97" w:rsidRPr="00AE7C97" w:rsidRDefault="00AE7C97" w:rsidP="00AE7C97">
      <w:pPr>
        <w:shd w:val="clear" w:color="auto" w:fill="FFFFFE"/>
        <w:spacing w:after="0" w:line="270" w:lineRule="atLeast"/>
        <w:rPr>
          <w:ins w:id="264" w:author="sudhahar vaithilingam" w:date="2022-07-02T18:42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</w:pPr>
      <w:ins w:id="265" w:author="sudhahar vaithilingam" w:date="2022-07-02T18:42:00Z">
        <w:r w:rsidRPr="00AE7C97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t>}</w:t>
        </w:r>
      </w:ins>
    </w:p>
    <w:p w14:paraId="08A3D956" w14:textId="2FFEACA1" w:rsidR="00AE7C97" w:rsidRDefault="00353576">
      <w:pPr>
        <w:rPr>
          <w:ins w:id="266" w:author="sudhahar vaithilingam" w:date="2022-07-02T18:40:00Z"/>
          <w:rFonts w:ascii="Helvetica" w:hAnsi="Helvetica" w:cs="Helvetica"/>
          <w:sz w:val="18"/>
          <w:szCs w:val="18"/>
          <w:shd w:val="clear" w:color="auto" w:fill="FFFFFF"/>
        </w:rPr>
      </w:pPr>
      <w:ins w:id="267" w:author="sudhahar vaithilingam" w:date="2022-07-03T17:39:00Z">
        <w:r w:rsidRPr="00353576">
          <w:rPr>
            <w:rFonts w:ascii="Helvetica" w:hAnsi="Helvetica" w:cs="Helvetica"/>
            <w:sz w:val="18"/>
            <w:szCs w:val="18"/>
            <w:shd w:val="clear" w:color="auto" w:fill="FFFFFF"/>
          </w:rPr>
          <w:lastRenderedPageBreak/>
          <w:drawing>
            <wp:inline distT="0" distB="0" distL="0" distR="0" wp14:anchorId="58316FE2" wp14:editId="21CC3B7D">
              <wp:extent cx="5731510" cy="2349500"/>
              <wp:effectExtent l="0" t="0" r="254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349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EB197D" w14:textId="7E6AE0E7" w:rsidR="00AE7C97" w:rsidRDefault="00AE7C97">
      <w:pPr>
        <w:rPr>
          <w:ins w:id="268" w:author="sudhahar vaithilingam" w:date="2022-07-02T18:42:00Z"/>
          <w:rFonts w:ascii="Helvetica" w:hAnsi="Helvetica" w:cs="Helvetica"/>
          <w:sz w:val="18"/>
          <w:szCs w:val="18"/>
          <w:shd w:val="clear" w:color="auto" w:fill="FFFFFF"/>
        </w:rPr>
      </w:pPr>
    </w:p>
    <w:p w14:paraId="6542EEC2" w14:textId="7FC7A68D" w:rsidR="008E4E4C" w:rsidRPr="00797D1C" w:rsidRDefault="006F17B5">
      <w:pPr>
        <w:rPr>
          <w:ins w:id="269" w:author="sudhahar vaithilingam" w:date="2022-07-02T18:42:00Z"/>
          <w:rFonts w:ascii="Helvetica" w:hAnsi="Helvetica" w:cs="Helvetica"/>
          <w:b/>
          <w:bCs/>
          <w:sz w:val="18"/>
          <w:szCs w:val="18"/>
          <w:shd w:val="clear" w:color="auto" w:fill="FFFFFF"/>
          <w:rPrChange w:id="270" w:author="sudhahar vaithilingam" w:date="2022-07-02T18:44:00Z">
            <w:rPr>
              <w:ins w:id="271" w:author="sudhahar vaithilingam" w:date="2022-07-02T18:42:00Z"/>
              <w:rFonts w:ascii="Helvetica" w:hAnsi="Helvetica" w:cs="Helvetica"/>
              <w:sz w:val="18"/>
              <w:szCs w:val="18"/>
              <w:shd w:val="clear" w:color="auto" w:fill="FFFFFF"/>
            </w:rPr>
          </w:rPrChange>
        </w:rPr>
      </w:pPr>
      <w:ins w:id="272" w:author="sudhahar vaithilingam" w:date="2022-07-02T19:09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 xml:space="preserve">Case 4: </w:t>
        </w:r>
        <w:r w:rsidRPr="006F17B5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topup 80</w:t>
        </w:r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(Bob)</w:t>
        </w:r>
      </w:ins>
    </w:p>
    <w:p w14:paraId="0E037EDB" w14:textId="06486C83" w:rsidR="008E4E4C" w:rsidRDefault="00797D1C">
      <w:pPr>
        <w:rPr>
          <w:ins w:id="273" w:author="sudhahar vaithilingam" w:date="2022-07-02T18:48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ins w:id="274" w:author="sudhahar vaithilingam" w:date="2022-07-02T18:43:00Z">
        <w:r>
          <w:rPr>
            <w:rFonts w:ascii="Helvetica" w:hAnsi="Helvetica" w:cs="Helvetica"/>
            <w:sz w:val="18"/>
            <w:szCs w:val="18"/>
            <w:shd w:val="clear" w:color="auto" w:fill="FFFFFF"/>
          </w:rPr>
          <w:t xml:space="preserve">End Point – </w:t>
        </w:r>
      </w:ins>
      <w:ins w:id="275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begin"/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 HYPERLINK "</w:instrText>
        </w:r>
      </w:ins>
      <w:ins w:id="276" w:author="sudhahar vaithilingam" w:date="2022-07-02T18:43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277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http://localhost:11016/</w:instrText>
        </w:r>
      </w:ins>
      <w:ins w:id="278" w:author="sudhahar vaithilingam" w:date="2022-07-03T17:51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279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retail</w:instrText>
        </w:r>
      </w:ins>
      <w:ins w:id="280" w:author="sudhahar vaithilingam" w:date="2022-07-02T18:43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281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/api/topup</w:instrText>
        </w:r>
      </w:ins>
      <w:ins w:id="282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" </w:instrText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separate"/>
        </w:r>
      </w:ins>
      <w:ins w:id="283" w:author="sudhahar vaithilingam" w:date="2022-07-02T18:43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http://localhost:11016/</w:t>
        </w:r>
      </w:ins>
      <w:ins w:id="284" w:author="sudhahar vaithilingam" w:date="2022-07-03T17:51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retail</w:t>
        </w:r>
      </w:ins>
      <w:ins w:id="285" w:author="sudhahar vaithilingam" w:date="2022-07-02T18:43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/api/topup</w:t>
        </w:r>
      </w:ins>
      <w:ins w:id="286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end"/>
        </w:r>
      </w:ins>
    </w:p>
    <w:p w14:paraId="44182C31" w14:textId="7A0C3746" w:rsidR="001A4013" w:rsidRDefault="001A4013">
      <w:pPr>
        <w:rPr>
          <w:ins w:id="287" w:author="sudhahar vaithilingam" w:date="2022-07-02T18:48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A4013" w:rsidRPr="00855272" w14:paraId="7EB03669" w14:textId="77777777" w:rsidTr="00855272">
        <w:trPr>
          <w:ins w:id="288" w:author="sudhahar vaithilingam" w:date="2022-07-02T18:48:00Z"/>
        </w:trPr>
        <w:tc>
          <w:tcPr>
            <w:tcW w:w="4508" w:type="dxa"/>
          </w:tcPr>
          <w:p w14:paraId="6DBF9F96" w14:textId="77777777" w:rsidR="001A4013" w:rsidRPr="00855272" w:rsidRDefault="001A4013" w:rsidP="00855272">
            <w:pPr>
              <w:jc w:val="center"/>
              <w:rPr>
                <w:ins w:id="289" w:author="sudhahar vaithilingam" w:date="2022-07-02T18:48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</w:rPr>
            </w:pPr>
            <w:ins w:id="290" w:author="sudhahar vaithilingam" w:date="2022-07-02T18:48:00Z">
              <w:r w:rsidRPr="00855272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</w:rPr>
                <w:t>Request</w:t>
              </w:r>
            </w:ins>
          </w:p>
        </w:tc>
        <w:tc>
          <w:tcPr>
            <w:tcW w:w="4508" w:type="dxa"/>
          </w:tcPr>
          <w:p w14:paraId="6B5A3500" w14:textId="77777777" w:rsidR="001A4013" w:rsidRPr="00855272" w:rsidRDefault="001A4013" w:rsidP="00855272">
            <w:pPr>
              <w:jc w:val="center"/>
              <w:rPr>
                <w:ins w:id="291" w:author="sudhahar vaithilingam" w:date="2022-07-02T18:48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</w:rPr>
            </w:pPr>
            <w:ins w:id="292" w:author="sudhahar vaithilingam" w:date="2022-07-02T18:48:00Z">
              <w:r w:rsidRPr="00855272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</w:rPr>
                <w:t>Response</w:t>
              </w:r>
            </w:ins>
          </w:p>
        </w:tc>
      </w:tr>
      <w:tr w:rsidR="001A4013" w14:paraId="1DB1EED7" w14:textId="77777777" w:rsidTr="00855272">
        <w:trPr>
          <w:trHeight w:val="1375"/>
          <w:ins w:id="293" w:author="sudhahar vaithilingam" w:date="2022-07-02T18:48:00Z"/>
        </w:trPr>
        <w:tc>
          <w:tcPr>
            <w:tcW w:w="4508" w:type="dxa"/>
          </w:tcPr>
          <w:p w14:paraId="77315FE7" w14:textId="77777777" w:rsidR="001A4013" w:rsidRPr="00797D1C" w:rsidRDefault="001A4013" w:rsidP="001A4013">
            <w:pPr>
              <w:shd w:val="clear" w:color="auto" w:fill="FFFFFE"/>
              <w:spacing w:line="270" w:lineRule="atLeast"/>
              <w:rPr>
                <w:ins w:id="294" w:author="sudhahar vaithilingam" w:date="2022-07-02T18:48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295" w:author="sudhahar vaithilingam" w:date="2022-07-02T18:48:00Z"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3C391FC6" w14:textId="77777777" w:rsidR="001A4013" w:rsidRPr="00797D1C" w:rsidRDefault="001A4013" w:rsidP="001A4013">
            <w:pPr>
              <w:shd w:val="clear" w:color="auto" w:fill="FFFFFE"/>
              <w:spacing w:line="270" w:lineRule="atLeast"/>
              <w:rPr>
                <w:ins w:id="296" w:author="sudhahar vaithilingam" w:date="2022-07-02T18:48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297" w:author="sudhahar vaithilingam" w:date="2022-07-02T18:48:00Z"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797D1C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797D1C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"Bob"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7684B655" w14:textId="77777777" w:rsidR="001A4013" w:rsidRPr="00797D1C" w:rsidRDefault="001A4013" w:rsidP="001A4013">
            <w:pPr>
              <w:shd w:val="clear" w:color="auto" w:fill="FFFFFE"/>
              <w:spacing w:line="270" w:lineRule="atLeast"/>
              <w:rPr>
                <w:ins w:id="298" w:author="sudhahar vaithilingam" w:date="2022-07-02T18:48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299" w:author="sudhahar vaithilingam" w:date="2022-07-02T18:48:00Z"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797D1C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"amount"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797D1C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80</w:t>
              </w:r>
            </w:ins>
          </w:p>
          <w:p w14:paraId="5C53DF0D" w14:textId="77777777" w:rsidR="001A4013" w:rsidRPr="00797D1C" w:rsidRDefault="001A4013" w:rsidP="001A4013">
            <w:pPr>
              <w:shd w:val="clear" w:color="auto" w:fill="FFFFFE"/>
              <w:spacing w:line="270" w:lineRule="atLeast"/>
              <w:rPr>
                <w:ins w:id="300" w:author="sudhahar vaithilingam" w:date="2022-07-02T18:48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01" w:author="sudhahar vaithilingam" w:date="2022-07-02T18:48:00Z"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6C2A0730" w14:textId="77777777" w:rsidR="001A4013" w:rsidRDefault="001A4013" w:rsidP="00855272">
            <w:pPr>
              <w:rPr>
                <w:ins w:id="302" w:author="sudhahar vaithilingam" w:date="2022-07-02T18:48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508" w:type="dxa"/>
          </w:tcPr>
          <w:p w14:paraId="2BDC4556" w14:textId="77777777" w:rsidR="001A4013" w:rsidRPr="00797D1C" w:rsidRDefault="001A4013" w:rsidP="001A4013">
            <w:pPr>
              <w:shd w:val="clear" w:color="auto" w:fill="FFFFFE"/>
              <w:spacing w:line="270" w:lineRule="atLeast"/>
              <w:rPr>
                <w:ins w:id="303" w:author="sudhahar vaithilingam" w:date="2022-07-02T18:48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04" w:author="sudhahar vaithilingam" w:date="2022-07-02T18:48:00Z"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3C5CBEDF" w14:textId="77777777" w:rsidR="001A4013" w:rsidRPr="00797D1C" w:rsidRDefault="001A4013" w:rsidP="001A4013">
            <w:pPr>
              <w:shd w:val="clear" w:color="auto" w:fill="FFFFFE"/>
              <w:spacing w:line="270" w:lineRule="atLeast"/>
              <w:rPr>
                <w:ins w:id="305" w:author="sudhahar vaithilingam" w:date="2022-07-02T18:48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06" w:author="sudhahar vaithilingam" w:date="2022-07-02T18:48:00Z"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797D1C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797D1C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"Bob"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4D13478E" w14:textId="77777777" w:rsidR="001A4013" w:rsidRPr="00797D1C" w:rsidRDefault="001A4013" w:rsidP="001A4013">
            <w:pPr>
              <w:shd w:val="clear" w:color="auto" w:fill="FFFFFE"/>
              <w:spacing w:line="270" w:lineRule="atLeast"/>
              <w:rPr>
                <w:ins w:id="307" w:author="sudhahar vaithilingam" w:date="2022-07-02T18:48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08" w:author="sudhahar vaithilingam" w:date="2022-07-02T18:48:00Z"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797D1C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"balance"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797D1C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80.0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77ACE48E" w14:textId="77777777" w:rsidR="001A4013" w:rsidRPr="00797D1C" w:rsidRDefault="001A4013" w:rsidP="001A4013">
            <w:pPr>
              <w:shd w:val="clear" w:color="auto" w:fill="FFFFFE"/>
              <w:spacing w:line="270" w:lineRule="atLeast"/>
              <w:rPr>
                <w:ins w:id="309" w:author="sudhahar vaithilingam" w:date="2022-07-02T18:48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10" w:author="sudhahar vaithilingam" w:date="2022-07-02T18:48:00Z"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797D1C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"oweTo"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797D1C">
                <w:rPr>
                  <w:rFonts w:ascii="Courier New" w:eastAsia="Times New Roman" w:hAnsi="Courier New" w:cs="Courier New"/>
                  <w:b/>
                  <w:bCs/>
                  <w:color w:val="0451A5"/>
                  <w:sz w:val="18"/>
                  <w:szCs w:val="18"/>
                  <w:lang w:eastAsia="en-SG"/>
                </w:rPr>
                <w:t>null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3EC910D9" w14:textId="77777777" w:rsidR="001A4013" w:rsidRPr="00797D1C" w:rsidRDefault="001A4013" w:rsidP="001A4013">
            <w:pPr>
              <w:shd w:val="clear" w:color="auto" w:fill="FFFFFE"/>
              <w:spacing w:line="270" w:lineRule="atLeast"/>
              <w:rPr>
                <w:ins w:id="311" w:author="sudhahar vaithilingam" w:date="2022-07-02T18:48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12" w:author="sudhahar vaithilingam" w:date="2022-07-02T18:48:00Z"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797D1C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"oweToAmount"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797D1C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0.0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42983903" w14:textId="77777777" w:rsidR="001A4013" w:rsidRPr="00797D1C" w:rsidRDefault="001A4013" w:rsidP="001A4013">
            <w:pPr>
              <w:shd w:val="clear" w:color="auto" w:fill="FFFFFE"/>
              <w:spacing w:line="270" w:lineRule="atLeast"/>
              <w:rPr>
                <w:ins w:id="313" w:author="sudhahar vaithilingam" w:date="2022-07-02T18:48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14" w:author="sudhahar vaithilingam" w:date="2022-07-02T18:48:00Z"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797D1C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"oweFrom"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797D1C">
                <w:rPr>
                  <w:rFonts w:ascii="Courier New" w:eastAsia="Times New Roman" w:hAnsi="Courier New" w:cs="Courier New"/>
                  <w:b/>
                  <w:bCs/>
                  <w:color w:val="0451A5"/>
                  <w:sz w:val="18"/>
                  <w:szCs w:val="18"/>
                  <w:lang w:eastAsia="en-SG"/>
                </w:rPr>
                <w:t>null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64CFFC4F" w14:textId="77777777" w:rsidR="001A4013" w:rsidRPr="00797D1C" w:rsidRDefault="001A4013" w:rsidP="001A4013">
            <w:pPr>
              <w:shd w:val="clear" w:color="auto" w:fill="FFFFFE"/>
              <w:spacing w:line="270" w:lineRule="atLeast"/>
              <w:rPr>
                <w:ins w:id="315" w:author="sudhahar vaithilingam" w:date="2022-07-02T18:48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16" w:author="sudhahar vaithilingam" w:date="2022-07-02T18:48:00Z"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797D1C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"oweFromAmount"</w:t>
              </w:r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797D1C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0.0</w:t>
              </w:r>
            </w:ins>
          </w:p>
          <w:p w14:paraId="1A0F42D6" w14:textId="77777777" w:rsidR="001A4013" w:rsidRPr="00797D1C" w:rsidRDefault="001A4013" w:rsidP="001A4013">
            <w:pPr>
              <w:shd w:val="clear" w:color="auto" w:fill="FFFFFE"/>
              <w:spacing w:line="270" w:lineRule="atLeast"/>
              <w:rPr>
                <w:ins w:id="317" w:author="sudhahar vaithilingam" w:date="2022-07-02T18:48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18" w:author="sudhahar vaithilingam" w:date="2022-07-02T18:48:00Z">
              <w:r w:rsidRPr="00797D1C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01D684D1" w14:textId="77777777" w:rsidR="001A4013" w:rsidRDefault="001A4013" w:rsidP="00855272">
            <w:pPr>
              <w:rPr>
                <w:ins w:id="319" w:author="sudhahar vaithilingam" w:date="2022-07-02T18:48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</w:tr>
    </w:tbl>
    <w:p w14:paraId="41B1751C" w14:textId="77777777" w:rsidR="001A4013" w:rsidRDefault="001A4013">
      <w:pPr>
        <w:rPr>
          <w:ins w:id="320" w:author="sudhahar vaithilingam" w:date="2022-07-02T18:43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49EB17A9" w14:textId="7D5A273D" w:rsidR="00797D1C" w:rsidRDefault="00353576">
      <w:pPr>
        <w:rPr>
          <w:ins w:id="321" w:author="sudhahar vaithilingam" w:date="2022-07-02T18:40:00Z"/>
          <w:rFonts w:ascii="Helvetica" w:hAnsi="Helvetica" w:cs="Helvetica"/>
          <w:sz w:val="18"/>
          <w:szCs w:val="18"/>
          <w:shd w:val="clear" w:color="auto" w:fill="FFFFFF"/>
        </w:rPr>
      </w:pPr>
      <w:ins w:id="322" w:author="sudhahar vaithilingam" w:date="2022-07-03T17:39:00Z">
        <w:r w:rsidRPr="00353576">
          <w:rPr>
            <w:rFonts w:ascii="Helvetica" w:hAnsi="Helvetica" w:cs="Helvetica"/>
            <w:sz w:val="18"/>
            <w:szCs w:val="18"/>
            <w:shd w:val="clear" w:color="auto" w:fill="FFFFFF"/>
          </w:rPr>
          <w:drawing>
            <wp:inline distT="0" distB="0" distL="0" distR="0" wp14:anchorId="06A03A89" wp14:editId="2BE5F43F">
              <wp:extent cx="5731510" cy="2778125"/>
              <wp:effectExtent l="0" t="0" r="2540" b="317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78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C846C81" w14:textId="1299D9D2" w:rsidR="00AE7C97" w:rsidRDefault="00AE7C97">
      <w:pPr>
        <w:rPr>
          <w:ins w:id="323" w:author="sudhahar vaithilingam" w:date="2022-07-02T18:40:00Z"/>
          <w:rFonts w:ascii="Helvetica" w:hAnsi="Helvetica" w:cs="Helvetica"/>
          <w:sz w:val="18"/>
          <w:szCs w:val="18"/>
          <w:shd w:val="clear" w:color="auto" w:fill="FFFFFF"/>
        </w:rPr>
      </w:pPr>
    </w:p>
    <w:p w14:paraId="3345FE98" w14:textId="52996291" w:rsidR="00AE7C97" w:rsidRDefault="00AE7C97">
      <w:pPr>
        <w:rPr>
          <w:ins w:id="324" w:author="sudhahar vaithilingam" w:date="2022-07-02T18:40:00Z"/>
          <w:rFonts w:ascii="Helvetica" w:hAnsi="Helvetica" w:cs="Helvetica"/>
          <w:sz w:val="18"/>
          <w:szCs w:val="18"/>
          <w:shd w:val="clear" w:color="auto" w:fill="FFFFFF"/>
        </w:rPr>
      </w:pPr>
    </w:p>
    <w:p w14:paraId="61673A34" w14:textId="45034B73" w:rsidR="00AE7C97" w:rsidRDefault="00AE7C97">
      <w:pPr>
        <w:rPr>
          <w:ins w:id="325" w:author="sudhahar vaithilingam" w:date="2022-07-02T18:40:00Z"/>
          <w:rFonts w:ascii="Helvetica" w:hAnsi="Helvetica" w:cs="Helvetica"/>
          <w:sz w:val="18"/>
          <w:szCs w:val="18"/>
          <w:shd w:val="clear" w:color="auto" w:fill="FFFFFF"/>
        </w:rPr>
      </w:pPr>
    </w:p>
    <w:p w14:paraId="2A7242C9" w14:textId="2C677B2B" w:rsidR="00AE7C97" w:rsidRPr="006F17B5" w:rsidRDefault="00936661">
      <w:pPr>
        <w:rPr>
          <w:ins w:id="326" w:author="sudhahar vaithilingam" w:date="2022-07-02T18:50:00Z"/>
          <w:rFonts w:ascii="Helvetica" w:hAnsi="Helvetica" w:cs="Helvetica"/>
          <w:b/>
          <w:bCs/>
          <w:sz w:val="18"/>
          <w:szCs w:val="18"/>
          <w:shd w:val="clear" w:color="auto" w:fill="FFFFFF"/>
          <w:rPrChange w:id="327" w:author="sudhahar vaithilingam" w:date="2022-07-02T19:10:00Z">
            <w:rPr>
              <w:ins w:id="328" w:author="sudhahar vaithilingam" w:date="2022-07-02T18:50:00Z"/>
              <w:rFonts w:ascii="Helvetica" w:hAnsi="Helvetica" w:cs="Helvetica"/>
              <w:sz w:val="18"/>
              <w:szCs w:val="18"/>
              <w:shd w:val="clear" w:color="auto" w:fill="FFFFFF"/>
            </w:rPr>
          </w:rPrChange>
        </w:rPr>
      </w:pPr>
      <w:ins w:id="329" w:author="sudhahar vaithilingam" w:date="2022-07-02T18:49:00Z">
        <w:r w:rsidRPr="006F17B5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  <w:rPrChange w:id="330" w:author="sudhahar vaithilingam" w:date="2022-07-02T19:10:00Z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lastRenderedPageBreak/>
          <w:t xml:space="preserve">Case </w:t>
        </w:r>
      </w:ins>
      <w:ins w:id="331" w:author="sudhahar vaithilingam" w:date="2022-07-02T19:10:00Z">
        <w:r w:rsidR="006F17B5" w:rsidRPr="006F17B5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  <w:rPrChange w:id="332" w:author="sudhahar vaithilingam" w:date="2022-07-02T19:10:00Z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t>5</w:t>
        </w:r>
      </w:ins>
      <w:ins w:id="333" w:author="sudhahar vaithilingam" w:date="2022-07-02T18:49:00Z">
        <w:r w:rsidRPr="006F17B5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  <w:rPrChange w:id="334" w:author="sudhahar vaithilingam" w:date="2022-07-02T19:10:00Z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t xml:space="preserve"> : </w:t>
        </w:r>
      </w:ins>
      <w:ins w:id="335" w:author="sudhahar vaithilingam" w:date="2022-07-02T19:10:00Z">
        <w:r w:rsidR="006F17B5" w:rsidRPr="006F17B5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  <w:rPrChange w:id="336" w:author="sudhahar vaithilingam" w:date="2022-07-02T19:10:00Z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t>pay Alice 50</w:t>
        </w:r>
      </w:ins>
    </w:p>
    <w:p w14:paraId="1BE2DC56" w14:textId="79B8B18A" w:rsidR="00936661" w:rsidRDefault="00936661">
      <w:pPr>
        <w:rPr>
          <w:ins w:id="337" w:author="sudhahar vaithilingam" w:date="2022-07-02T18:50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ins w:id="338" w:author="sudhahar vaithilingam" w:date="2022-07-02T18:50:00Z">
        <w:r>
          <w:rPr>
            <w:rFonts w:ascii="Helvetica" w:hAnsi="Helvetica" w:cs="Helvetica"/>
            <w:sz w:val="18"/>
            <w:szCs w:val="18"/>
            <w:shd w:val="clear" w:color="auto" w:fill="FFFFFF"/>
          </w:rPr>
          <w:t xml:space="preserve">End Point - </w:t>
        </w:r>
      </w:ins>
      <w:ins w:id="339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begin"/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 HYPERLINK "</w:instrText>
        </w:r>
      </w:ins>
      <w:ins w:id="340" w:author="sudhahar vaithilingam" w:date="2022-07-02T18:50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341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http://localhost:11016/</w:instrText>
        </w:r>
      </w:ins>
      <w:ins w:id="342" w:author="sudhahar vaithilingam" w:date="2022-07-03T17:51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343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retail</w:instrText>
        </w:r>
      </w:ins>
      <w:ins w:id="344" w:author="sudhahar vaithilingam" w:date="2022-07-02T18:50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345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/api/pay</w:instrText>
        </w:r>
      </w:ins>
      <w:ins w:id="346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" </w:instrText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separate"/>
        </w:r>
      </w:ins>
      <w:ins w:id="347" w:author="sudhahar vaithilingam" w:date="2022-07-02T18:50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http://localhost:11016/</w:t>
        </w:r>
      </w:ins>
      <w:ins w:id="348" w:author="sudhahar vaithilingam" w:date="2022-07-03T17:51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retail</w:t>
        </w:r>
      </w:ins>
      <w:ins w:id="349" w:author="sudhahar vaithilingam" w:date="2022-07-02T18:50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/api/pay</w:t>
        </w:r>
      </w:ins>
      <w:ins w:id="350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end"/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661" w:rsidRPr="00855272" w14:paraId="5ECE6A84" w14:textId="77777777" w:rsidTr="00855272">
        <w:trPr>
          <w:ins w:id="351" w:author="sudhahar vaithilingam" w:date="2022-07-02T18:51:00Z"/>
        </w:trPr>
        <w:tc>
          <w:tcPr>
            <w:tcW w:w="4508" w:type="dxa"/>
          </w:tcPr>
          <w:p w14:paraId="542261E8" w14:textId="77777777" w:rsidR="00936661" w:rsidRPr="00855272" w:rsidRDefault="00936661" w:rsidP="00855272">
            <w:pPr>
              <w:jc w:val="center"/>
              <w:rPr>
                <w:ins w:id="352" w:author="sudhahar vaithilingam" w:date="2022-07-02T18:51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</w:rPr>
            </w:pPr>
            <w:ins w:id="353" w:author="sudhahar vaithilingam" w:date="2022-07-02T18:51:00Z">
              <w:r w:rsidRPr="00855272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</w:rPr>
                <w:t>Request</w:t>
              </w:r>
            </w:ins>
          </w:p>
        </w:tc>
        <w:tc>
          <w:tcPr>
            <w:tcW w:w="4508" w:type="dxa"/>
          </w:tcPr>
          <w:p w14:paraId="4612EB01" w14:textId="77777777" w:rsidR="00936661" w:rsidRPr="00855272" w:rsidRDefault="00936661" w:rsidP="00855272">
            <w:pPr>
              <w:jc w:val="center"/>
              <w:rPr>
                <w:ins w:id="354" w:author="sudhahar vaithilingam" w:date="2022-07-02T18:51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</w:rPr>
            </w:pPr>
            <w:ins w:id="355" w:author="sudhahar vaithilingam" w:date="2022-07-02T18:51:00Z">
              <w:r w:rsidRPr="00855272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</w:rPr>
                <w:t>Response</w:t>
              </w:r>
            </w:ins>
          </w:p>
        </w:tc>
      </w:tr>
      <w:tr w:rsidR="00936661" w14:paraId="751665B2" w14:textId="77777777" w:rsidTr="00855272">
        <w:trPr>
          <w:trHeight w:val="1375"/>
          <w:ins w:id="356" w:author="sudhahar vaithilingam" w:date="2022-07-02T18:51:00Z"/>
        </w:trPr>
        <w:tc>
          <w:tcPr>
            <w:tcW w:w="4508" w:type="dxa"/>
          </w:tcPr>
          <w:p w14:paraId="022486B8" w14:textId="77777777" w:rsidR="00936661" w:rsidRPr="00936661" w:rsidRDefault="00936661" w:rsidP="00936661">
            <w:pPr>
              <w:shd w:val="clear" w:color="auto" w:fill="FFFFFE"/>
              <w:spacing w:line="270" w:lineRule="atLeast"/>
              <w:rPr>
                <w:ins w:id="357" w:author="sudhahar vaithilingam" w:date="2022-07-02T18:51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58" w:author="sudhahar vaithilingam" w:date="2022-07-02T18:51:00Z"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4E50FECF" w14:textId="77777777" w:rsidR="00936661" w:rsidRPr="00936661" w:rsidRDefault="00936661" w:rsidP="00936661">
            <w:pPr>
              <w:shd w:val="clear" w:color="auto" w:fill="FFFFFE"/>
              <w:spacing w:line="270" w:lineRule="atLeast"/>
              <w:rPr>
                <w:ins w:id="359" w:author="sudhahar vaithilingam" w:date="2022-07-02T18:51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60" w:author="sudhahar vaithilingam" w:date="2022-07-02T18:51:00Z"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936661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936661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"Bob"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144C2D5C" w14:textId="77777777" w:rsidR="00936661" w:rsidRPr="00936661" w:rsidRDefault="00936661" w:rsidP="00936661">
            <w:pPr>
              <w:shd w:val="clear" w:color="auto" w:fill="FFFFFE"/>
              <w:spacing w:line="270" w:lineRule="atLeast"/>
              <w:rPr>
                <w:ins w:id="361" w:author="sudhahar vaithilingam" w:date="2022-07-02T18:51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62" w:author="sudhahar vaithilingam" w:date="2022-07-02T18:51:00Z"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936661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"amount"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936661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50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4974EAF4" w14:textId="77777777" w:rsidR="00936661" w:rsidRPr="00936661" w:rsidRDefault="00936661" w:rsidP="00936661">
            <w:pPr>
              <w:shd w:val="clear" w:color="auto" w:fill="FFFFFE"/>
              <w:spacing w:line="270" w:lineRule="atLeast"/>
              <w:rPr>
                <w:ins w:id="363" w:author="sudhahar vaithilingam" w:date="2022-07-02T18:51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64" w:author="sudhahar vaithilingam" w:date="2022-07-02T18:51:00Z"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936661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"payTo"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936661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"Alice"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</w:t>
              </w:r>
            </w:ins>
          </w:p>
          <w:p w14:paraId="256665E3" w14:textId="77777777" w:rsidR="00936661" w:rsidRPr="00936661" w:rsidRDefault="00936661" w:rsidP="00936661">
            <w:pPr>
              <w:shd w:val="clear" w:color="auto" w:fill="FFFFFE"/>
              <w:spacing w:line="270" w:lineRule="atLeast"/>
              <w:rPr>
                <w:ins w:id="365" w:author="sudhahar vaithilingam" w:date="2022-07-02T18:51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66" w:author="sudhahar vaithilingam" w:date="2022-07-02T18:51:00Z"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4DFDBF04" w14:textId="77777777" w:rsidR="00936661" w:rsidRDefault="00936661" w:rsidP="00855272">
            <w:pPr>
              <w:rPr>
                <w:ins w:id="367" w:author="sudhahar vaithilingam" w:date="2022-07-02T18:51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508" w:type="dxa"/>
          </w:tcPr>
          <w:p w14:paraId="48984540" w14:textId="77777777" w:rsidR="00936661" w:rsidRPr="00936661" w:rsidRDefault="00936661" w:rsidP="00936661">
            <w:pPr>
              <w:shd w:val="clear" w:color="auto" w:fill="FFFFFE"/>
              <w:spacing w:line="270" w:lineRule="atLeast"/>
              <w:rPr>
                <w:ins w:id="368" w:author="sudhahar vaithilingam" w:date="2022-07-02T18:51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69" w:author="sudhahar vaithilingam" w:date="2022-07-02T18:51:00Z"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14A57BF3" w14:textId="77777777" w:rsidR="00936661" w:rsidRPr="00936661" w:rsidRDefault="00936661" w:rsidP="00936661">
            <w:pPr>
              <w:shd w:val="clear" w:color="auto" w:fill="FFFFFE"/>
              <w:spacing w:line="270" w:lineRule="atLeast"/>
              <w:rPr>
                <w:ins w:id="370" w:author="sudhahar vaithilingam" w:date="2022-07-02T18:51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71" w:author="sudhahar vaithilingam" w:date="2022-07-02T18:51:00Z"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936661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936661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"Bob"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2B90C8A2" w14:textId="77777777" w:rsidR="00936661" w:rsidRPr="00936661" w:rsidRDefault="00936661" w:rsidP="00936661">
            <w:pPr>
              <w:shd w:val="clear" w:color="auto" w:fill="FFFFFE"/>
              <w:spacing w:line="270" w:lineRule="atLeast"/>
              <w:rPr>
                <w:ins w:id="372" w:author="sudhahar vaithilingam" w:date="2022-07-02T18:51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73" w:author="sudhahar vaithilingam" w:date="2022-07-02T18:51:00Z"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936661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"balance"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936661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30.0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6C6DC0E5" w14:textId="77777777" w:rsidR="00936661" w:rsidRPr="00936661" w:rsidRDefault="00936661" w:rsidP="00936661">
            <w:pPr>
              <w:shd w:val="clear" w:color="auto" w:fill="FFFFFE"/>
              <w:spacing w:line="270" w:lineRule="atLeast"/>
              <w:rPr>
                <w:ins w:id="374" w:author="sudhahar vaithilingam" w:date="2022-07-02T18:51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75" w:author="sudhahar vaithilingam" w:date="2022-07-02T18:51:00Z"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936661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"oweTo"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936661">
                <w:rPr>
                  <w:rFonts w:ascii="Courier New" w:eastAsia="Times New Roman" w:hAnsi="Courier New" w:cs="Courier New"/>
                  <w:b/>
                  <w:bCs/>
                  <w:color w:val="0451A5"/>
                  <w:sz w:val="18"/>
                  <w:szCs w:val="18"/>
                  <w:lang w:eastAsia="en-SG"/>
                </w:rPr>
                <w:t>null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498E0D6C" w14:textId="77777777" w:rsidR="00936661" w:rsidRPr="00936661" w:rsidRDefault="00936661" w:rsidP="00936661">
            <w:pPr>
              <w:shd w:val="clear" w:color="auto" w:fill="FFFFFE"/>
              <w:spacing w:line="270" w:lineRule="atLeast"/>
              <w:rPr>
                <w:ins w:id="376" w:author="sudhahar vaithilingam" w:date="2022-07-02T18:51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77" w:author="sudhahar vaithilingam" w:date="2022-07-02T18:51:00Z"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936661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"oweToAmount"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936661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0.0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69A5C85D" w14:textId="77777777" w:rsidR="00936661" w:rsidRPr="00936661" w:rsidRDefault="00936661" w:rsidP="00936661">
            <w:pPr>
              <w:shd w:val="clear" w:color="auto" w:fill="FFFFFE"/>
              <w:spacing w:line="270" w:lineRule="atLeast"/>
              <w:rPr>
                <w:ins w:id="378" w:author="sudhahar vaithilingam" w:date="2022-07-02T18:51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79" w:author="sudhahar vaithilingam" w:date="2022-07-02T18:51:00Z"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936661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"oweFrom"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936661">
                <w:rPr>
                  <w:rFonts w:ascii="Courier New" w:eastAsia="Times New Roman" w:hAnsi="Courier New" w:cs="Courier New"/>
                  <w:b/>
                  <w:bCs/>
                  <w:color w:val="0451A5"/>
                  <w:sz w:val="18"/>
                  <w:szCs w:val="18"/>
                  <w:lang w:eastAsia="en-SG"/>
                </w:rPr>
                <w:t>null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180499B7" w14:textId="77777777" w:rsidR="00936661" w:rsidRPr="00936661" w:rsidRDefault="00936661" w:rsidP="00936661">
            <w:pPr>
              <w:shd w:val="clear" w:color="auto" w:fill="FFFFFE"/>
              <w:spacing w:line="270" w:lineRule="atLeast"/>
              <w:rPr>
                <w:ins w:id="380" w:author="sudhahar vaithilingam" w:date="2022-07-02T18:51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81" w:author="sudhahar vaithilingam" w:date="2022-07-02T18:51:00Z"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936661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"oweFromAmount"</w:t>
              </w:r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936661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0.0</w:t>
              </w:r>
            </w:ins>
          </w:p>
          <w:p w14:paraId="0389B39D" w14:textId="77777777" w:rsidR="00936661" w:rsidRPr="00936661" w:rsidRDefault="00936661" w:rsidP="00936661">
            <w:pPr>
              <w:shd w:val="clear" w:color="auto" w:fill="FFFFFE"/>
              <w:spacing w:line="270" w:lineRule="atLeast"/>
              <w:rPr>
                <w:ins w:id="382" w:author="sudhahar vaithilingam" w:date="2022-07-02T18:51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383" w:author="sudhahar vaithilingam" w:date="2022-07-02T18:51:00Z">
              <w:r w:rsidRPr="00936661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4E357D58" w14:textId="77777777" w:rsidR="00936661" w:rsidRDefault="00936661" w:rsidP="00855272">
            <w:pPr>
              <w:rPr>
                <w:ins w:id="384" w:author="sudhahar vaithilingam" w:date="2022-07-02T18:51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</w:tr>
    </w:tbl>
    <w:p w14:paraId="4F9A3FE7" w14:textId="07B4FAE9" w:rsidR="00936661" w:rsidRDefault="00936661">
      <w:pPr>
        <w:rPr>
          <w:ins w:id="385" w:author="sudhahar vaithilingam" w:date="2022-07-02T18:51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450A736B" w14:textId="15DFCBEE" w:rsidR="00936661" w:rsidRDefault="00936661">
      <w:pPr>
        <w:rPr>
          <w:ins w:id="386" w:author="sudhahar vaithilingam" w:date="2022-07-02T18:50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ins w:id="387" w:author="sudhahar vaithilingam" w:date="2022-07-02T18:52:00Z">
        <w:r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t>Bob 80 Reduced to 30</w:t>
        </w:r>
      </w:ins>
    </w:p>
    <w:p w14:paraId="1506DD8D" w14:textId="25EB88A4" w:rsidR="00936661" w:rsidRDefault="00262B0C">
      <w:pPr>
        <w:rPr>
          <w:ins w:id="388" w:author="sudhahar vaithilingam" w:date="2022-07-02T18:52:00Z"/>
          <w:rFonts w:ascii="Helvetica" w:hAnsi="Helvetica" w:cs="Helvetica"/>
          <w:sz w:val="18"/>
          <w:szCs w:val="18"/>
          <w:shd w:val="clear" w:color="auto" w:fill="FFFFFF"/>
        </w:rPr>
      </w:pPr>
      <w:ins w:id="389" w:author="sudhahar vaithilingam" w:date="2022-07-03T17:40:00Z">
        <w:r w:rsidRPr="00262B0C">
          <w:rPr>
            <w:rFonts w:ascii="Helvetica" w:hAnsi="Helvetica" w:cs="Helvetica"/>
            <w:sz w:val="18"/>
            <w:szCs w:val="18"/>
            <w:shd w:val="clear" w:color="auto" w:fill="FFFFFF"/>
          </w:rPr>
          <w:drawing>
            <wp:inline distT="0" distB="0" distL="0" distR="0" wp14:anchorId="57E5CC5A" wp14:editId="24AFCC68">
              <wp:extent cx="5731510" cy="2889250"/>
              <wp:effectExtent l="0" t="0" r="2540" b="635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889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F12D32" w14:textId="0A186469" w:rsidR="00936661" w:rsidRDefault="00936661">
      <w:pPr>
        <w:rPr>
          <w:ins w:id="390" w:author="sudhahar vaithilingam" w:date="2022-07-02T18:52:00Z"/>
          <w:rFonts w:ascii="Helvetica" w:hAnsi="Helvetica" w:cs="Helvetica"/>
          <w:sz w:val="18"/>
          <w:szCs w:val="18"/>
          <w:shd w:val="clear" w:color="auto" w:fill="FFFFFF"/>
        </w:rPr>
      </w:pPr>
      <w:ins w:id="391" w:author="sudhahar vaithilingam" w:date="2022-07-02T18:52:00Z">
        <w:r>
          <w:rPr>
            <w:rFonts w:ascii="Helvetica" w:hAnsi="Helvetica" w:cs="Helvetica"/>
            <w:sz w:val="18"/>
            <w:szCs w:val="18"/>
            <w:shd w:val="clear" w:color="auto" w:fill="FFFFFF"/>
          </w:rPr>
          <w:t>Alice 100 increase to 150</w:t>
        </w:r>
      </w:ins>
    </w:p>
    <w:p w14:paraId="64D0C8DD" w14:textId="5EA9B58A" w:rsidR="00936661" w:rsidRDefault="00262B0C">
      <w:pPr>
        <w:rPr>
          <w:ins w:id="392" w:author="sudhahar vaithilingam" w:date="2022-07-02T18:52:00Z"/>
          <w:rFonts w:ascii="Helvetica" w:hAnsi="Helvetica" w:cs="Helvetica"/>
          <w:sz w:val="18"/>
          <w:szCs w:val="18"/>
          <w:shd w:val="clear" w:color="auto" w:fill="FFFFFF"/>
        </w:rPr>
      </w:pPr>
      <w:ins w:id="393" w:author="sudhahar vaithilingam" w:date="2022-07-03T17:41:00Z">
        <w:r w:rsidRPr="00262B0C">
          <w:rPr>
            <w:rFonts w:ascii="Helvetica" w:hAnsi="Helvetica" w:cs="Helvetica"/>
            <w:sz w:val="18"/>
            <w:szCs w:val="18"/>
            <w:shd w:val="clear" w:color="auto" w:fill="FFFFFF"/>
          </w:rPr>
          <w:drawing>
            <wp:inline distT="0" distB="0" distL="0" distR="0" wp14:anchorId="2FA666A5" wp14:editId="22DF371B">
              <wp:extent cx="5731510" cy="2570480"/>
              <wp:effectExtent l="0" t="0" r="2540" b="127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570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E0F2DD" w14:textId="2819B6CE" w:rsidR="001679A0" w:rsidRDefault="001679A0">
      <w:pPr>
        <w:rPr>
          <w:ins w:id="394" w:author="sudhahar vaithilingam" w:date="2022-07-02T18:52:00Z"/>
          <w:rFonts w:ascii="Helvetica" w:hAnsi="Helvetica" w:cs="Helvetica"/>
          <w:sz w:val="18"/>
          <w:szCs w:val="18"/>
          <w:shd w:val="clear" w:color="auto" w:fill="FFFFFF"/>
        </w:rPr>
      </w:pPr>
    </w:p>
    <w:p w14:paraId="7D86B913" w14:textId="73614235" w:rsidR="001679A0" w:rsidRDefault="00E301BB">
      <w:pPr>
        <w:rPr>
          <w:ins w:id="395" w:author="sudhahar vaithilingam" w:date="2022-07-02T19:11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ins w:id="396" w:author="sudhahar vaithilingam" w:date="2022-07-02T19:11:00Z">
        <w:r w:rsidRPr="00E301BB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  <w:rPrChange w:id="397" w:author="sudhahar vaithilingam" w:date="2022-07-02T19:11:00Z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lastRenderedPageBreak/>
          <w:t>Case 6: pay Alice 100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0876" w:rsidRPr="00855272" w14:paraId="60C97D3C" w14:textId="77777777" w:rsidTr="00855272">
        <w:trPr>
          <w:ins w:id="398" w:author="sudhahar vaithilingam" w:date="2022-07-02T18:53:00Z"/>
        </w:trPr>
        <w:tc>
          <w:tcPr>
            <w:tcW w:w="4508" w:type="dxa"/>
          </w:tcPr>
          <w:p w14:paraId="7BCEC6DB" w14:textId="77777777" w:rsidR="00FC0876" w:rsidRPr="00855272" w:rsidRDefault="00FC0876" w:rsidP="00855272">
            <w:pPr>
              <w:jc w:val="center"/>
              <w:rPr>
                <w:ins w:id="399" w:author="sudhahar vaithilingam" w:date="2022-07-02T18:53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</w:rPr>
            </w:pPr>
            <w:ins w:id="400" w:author="sudhahar vaithilingam" w:date="2022-07-02T18:53:00Z">
              <w:r w:rsidRPr="00855272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</w:rPr>
                <w:t>Request</w:t>
              </w:r>
            </w:ins>
          </w:p>
        </w:tc>
        <w:tc>
          <w:tcPr>
            <w:tcW w:w="4508" w:type="dxa"/>
          </w:tcPr>
          <w:p w14:paraId="46AFC947" w14:textId="77777777" w:rsidR="00FC0876" w:rsidRPr="00855272" w:rsidRDefault="00FC0876" w:rsidP="00855272">
            <w:pPr>
              <w:jc w:val="center"/>
              <w:rPr>
                <w:ins w:id="401" w:author="sudhahar vaithilingam" w:date="2022-07-02T18:53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</w:rPr>
            </w:pPr>
            <w:ins w:id="402" w:author="sudhahar vaithilingam" w:date="2022-07-02T18:53:00Z">
              <w:r w:rsidRPr="00855272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</w:rPr>
                <w:t>Response</w:t>
              </w:r>
            </w:ins>
          </w:p>
        </w:tc>
      </w:tr>
      <w:tr w:rsidR="00FC0876" w14:paraId="3ED29CD2" w14:textId="77777777" w:rsidTr="00855272">
        <w:trPr>
          <w:trHeight w:val="1375"/>
          <w:ins w:id="403" w:author="sudhahar vaithilingam" w:date="2022-07-02T18:53:00Z"/>
        </w:trPr>
        <w:tc>
          <w:tcPr>
            <w:tcW w:w="4508" w:type="dxa"/>
          </w:tcPr>
          <w:p w14:paraId="1128653A" w14:textId="77777777" w:rsidR="00FC0876" w:rsidRPr="00FC0876" w:rsidRDefault="00FC0876" w:rsidP="00FC0876">
            <w:pPr>
              <w:shd w:val="clear" w:color="auto" w:fill="FFFFFE"/>
              <w:spacing w:line="270" w:lineRule="atLeast"/>
              <w:rPr>
                <w:ins w:id="404" w:author="sudhahar vaithilingam" w:date="2022-07-02T18:53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05" w:author="sudhahar vaithilingam" w:date="2022-07-02T18:53:00Z"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55C019E4" w14:textId="77777777" w:rsidR="00FC0876" w:rsidRPr="00FC0876" w:rsidRDefault="00FC0876" w:rsidP="00FC0876">
            <w:pPr>
              <w:shd w:val="clear" w:color="auto" w:fill="FFFFFE"/>
              <w:spacing w:line="270" w:lineRule="atLeast"/>
              <w:rPr>
                <w:ins w:id="406" w:author="sudhahar vaithilingam" w:date="2022-07-02T18:53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07" w:author="sudhahar vaithilingam" w:date="2022-07-02T18:53:00Z"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FC087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FC0876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"Bob"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45AE2608" w14:textId="77777777" w:rsidR="00FC0876" w:rsidRPr="00FC0876" w:rsidRDefault="00FC0876" w:rsidP="00FC0876">
            <w:pPr>
              <w:shd w:val="clear" w:color="auto" w:fill="FFFFFE"/>
              <w:spacing w:line="270" w:lineRule="atLeast"/>
              <w:rPr>
                <w:ins w:id="408" w:author="sudhahar vaithilingam" w:date="2022-07-02T18:53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09" w:author="sudhahar vaithilingam" w:date="2022-07-02T18:53:00Z"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FC087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"amount"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FC0876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100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44F5D174" w14:textId="77777777" w:rsidR="00FC0876" w:rsidRPr="00FC0876" w:rsidRDefault="00FC0876" w:rsidP="00FC0876">
            <w:pPr>
              <w:shd w:val="clear" w:color="auto" w:fill="FFFFFE"/>
              <w:spacing w:line="270" w:lineRule="atLeast"/>
              <w:rPr>
                <w:ins w:id="410" w:author="sudhahar vaithilingam" w:date="2022-07-02T18:53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11" w:author="sudhahar vaithilingam" w:date="2022-07-02T18:53:00Z"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FC087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"payTo"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FC0876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"Alice"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</w:t>
              </w:r>
            </w:ins>
          </w:p>
          <w:p w14:paraId="25713319" w14:textId="77777777" w:rsidR="00FC0876" w:rsidRPr="00FC0876" w:rsidRDefault="00FC0876" w:rsidP="00FC0876">
            <w:pPr>
              <w:shd w:val="clear" w:color="auto" w:fill="FFFFFE"/>
              <w:spacing w:line="270" w:lineRule="atLeast"/>
              <w:rPr>
                <w:ins w:id="412" w:author="sudhahar vaithilingam" w:date="2022-07-02T18:53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13" w:author="sudhahar vaithilingam" w:date="2022-07-02T18:53:00Z"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31FB3ED1" w14:textId="77777777" w:rsidR="00FC0876" w:rsidRDefault="00FC0876" w:rsidP="00855272">
            <w:pPr>
              <w:rPr>
                <w:ins w:id="414" w:author="sudhahar vaithilingam" w:date="2022-07-02T18:53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508" w:type="dxa"/>
          </w:tcPr>
          <w:p w14:paraId="73C7198D" w14:textId="77777777" w:rsidR="00FC0876" w:rsidRPr="00FC0876" w:rsidRDefault="00FC0876" w:rsidP="00FC0876">
            <w:pPr>
              <w:shd w:val="clear" w:color="auto" w:fill="FFFFFE"/>
              <w:spacing w:line="270" w:lineRule="atLeast"/>
              <w:rPr>
                <w:ins w:id="415" w:author="sudhahar vaithilingam" w:date="2022-07-02T18:5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16" w:author="sudhahar vaithilingam" w:date="2022-07-02T18:54:00Z"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382C2784" w14:textId="77777777" w:rsidR="00FC0876" w:rsidRPr="00FC0876" w:rsidRDefault="00FC0876" w:rsidP="00FC0876">
            <w:pPr>
              <w:shd w:val="clear" w:color="auto" w:fill="FFFFFE"/>
              <w:spacing w:line="270" w:lineRule="atLeast"/>
              <w:rPr>
                <w:ins w:id="417" w:author="sudhahar vaithilingam" w:date="2022-07-02T18:5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18" w:author="sudhahar vaithilingam" w:date="2022-07-02T18:54:00Z"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FC087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FC0876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"Bob"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10F4BF02" w14:textId="77777777" w:rsidR="00FC0876" w:rsidRPr="00FC0876" w:rsidRDefault="00FC0876" w:rsidP="00FC0876">
            <w:pPr>
              <w:shd w:val="clear" w:color="auto" w:fill="FFFFFE"/>
              <w:spacing w:line="270" w:lineRule="atLeast"/>
              <w:rPr>
                <w:ins w:id="419" w:author="sudhahar vaithilingam" w:date="2022-07-02T18:5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20" w:author="sudhahar vaithilingam" w:date="2022-07-02T18:54:00Z"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FC087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"balance"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FC0876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0.0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18507137" w14:textId="77777777" w:rsidR="00FC0876" w:rsidRPr="00FC0876" w:rsidRDefault="00FC0876" w:rsidP="00FC0876">
            <w:pPr>
              <w:shd w:val="clear" w:color="auto" w:fill="FFFFFE"/>
              <w:spacing w:line="270" w:lineRule="atLeast"/>
              <w:rPr>
                <w:ins w:id="421" w:author="sudhahar vaithilingam" w:date="2022-07-02T18:5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22" w:author="sudhahar vaithilingam" w:date="2022-07-02T18:54:00Z"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FC087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"oweTo"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FC0876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"Alice"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61141B60" w14:textId="77777777" w:rsidR="00FC0876" w:rsidRPr="00FC0876" w:rsidRDefault="00FC0876" w:rsidP="00FC0876">
            <w:pPr>
              <w:shd w:val="clear" w:color="auto" w:fill="FFFFFE"/>
              <w:spacing w:line="270" w:lineRule="atLeast"/>
              <w:rPr>
                <w:ins w:id="423" w:author="sudhahar vaithilingam" w:date="2022-07-02T18:5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24" w:author="sudhahar vaithilingam" w:date="2022-07-02T18:54:00Z"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FC087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"oweToAmount"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FC0876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70.0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5B6B2E41" w14:textId="77777777" w:rsidR="00FC0876" w:rsidRPr="00FC0876" w:rsidRDefault="00FC0876" w:rsidP="00FC0876">
            <w:pPr>
              <w:shd w:val="clear" w:color="auto" w:fill="FFFFFE"/>
              <w:spacing w:line="270" w:lineRule="atLeast"/>
              <w:rPr>
                <w:ins w:id="425" w:author="sudhahar vaithilingam" w:date="2022-07-02T18:5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26" w:author="sudhahar vaithilingam" w:date="2022-07-02T18:54:00Z"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FC087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"oweFrom"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FC0876">
                <w:rPr>
                  <w:rFonts w:ascii="Courier New" w:eastAsia="Times New Roman" w:hAnsi="Courier New" w:cs="Courier New"/>
                  <w:b/>
                  <w:bCs/>
                  <w:color w:val="0451A5"/>
                  <w:sz w:val="18"/>
                  <w:szCs w:val="18"/>
                  <w:lang w:eastAsia="en-SG"/>
                </w:rPr>
                <w:t>null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39DA6189" w14:textId="77777777" w:rsidR="00FC0876" w:rsidRPr="00FC0876" w:rsidRDefault="00FC0876" w:rsidP="00FC0876">
            <w:pPr>
              <w:shd w:val="clear" w:color="auto" w:fill="FFFFFE"/>
              <w:spacing w:line="270" w:lineRule="atLeast"/>
              <w:rPr>
                <w:ins w:id="427" w:author="sudhahar vaithilingam" w:date="2022-07-02T18:5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28" w:author="sudhahar vaithilingam" w:date="2022-07-02T18:54:00Z"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FC087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"oweFromAmount"</w:t>
              </w:r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FC0876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0.0</w:t>
              </w:r>
            </w:ins>
          </w:p>
          <w:p w14:paraId="09DC8A28" w14:textId="77777777" w:rsidR="00FC0876" w:rsidRPr="00FC0876" w:rsidRDefault="00FC0876" w:rsidP="00FC0876">
            <w:pPr>
              <w:shd w:val="clear" w:color="auto" w:fill="FFFFFE"/>
              <w:spacing w:line="270" w:lineRule="atLeast"/>
              <w:rPr>
                <w:ins w:id="429" w:author="sudhahar vaithilingam" w:date="2022-07-02T18:5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30" w:author="sudhahar vaithilingam" w:date="2022-07-02T18:54:00Z">
              <w:r w:rsidRPr="00FC087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4A29C0B4" w14:textId="77777777" w:rsidR="00FC0876" w:rsidRDefault="00FC0876" w:rsidP="00855272">
            <w:pPr>
              <w:rPr>
                <w:ins w:id="431" w:author="sudhahar vaithilingam" w:date="2022-07-02T18:53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</w:tr>
    </w:tbl>
    <w:p w14:paraId="0F36AFD9" w14:textId="2A3AB554" w:rsidR="00FC0876" w:rsidRDefault="00FC0876">
      <w:pPr>
        <w:rPr>
          <w:ins w:id="432" w:author="sudhahar vaithilingam" w:date="2022-07-02T18:54:00Z"/>
          <w:rFonts w:ascii="Helvetica" w:hAnsi="Helvetica" w:cs="Helvetica"/>
          <w:sz w:val="18"/>
          <w:szCs w:val="18"/>
          <w:shd w:val="clear" w:color="auto" w:fill="FFFFFF"/>
        </w:rPr>
      </w:pPr>
    </w:p>
    <w:p w14:paraId="26F5D541" w14:textId="7709C11F" w:rsidR="001679A0" w:rsidRDefault="00223368">
      <w:pPr>
        <w:rPr>
          <w:ins w:id="433" w:author="sudhahar vaithilingam" w:date="2022-07-02T18:53:00Z"/>
          <w:rFonts w:ascii="Helvetica" w:hAnsi="Helvetica" w:cs="Helvetica"/>
          <w:sz w:val="18"/>
          <w:szCs w:val="18"/>
          <w:shd w:val="clear" w:color="auto" w:fill="FFFFFF"/>
        </w:rPr>
      </w:pPr>
      <w:ins w:id="434" w:author="sudhahar vaithilingam" w:date="2022-07-03T17:41:00Z">
        <w:r w:rsidRPr="00223368">
          <w:rPr>
            <w:rFonts w:ascii="Helvetica" w:hAnsi="Helvetica" w:cs="Helvetica"/>
            <w:sz w:val="18"/>
            <w:szCs w:val="18"/>
            <w:shd w:val="clear" w:color="auto" w:fill="FFFFFF"/>
          </w:rPr>
          <w:drawing>
            <wp:inline distT="0" distB="0" distL="0" distR="0" wp14:anchorId="4C42AAA3" wp14:editId="38F3BBCA">
              <wp:extent cx="5731510" cy="2868930"/>
              <wp:effectExtent l="0" t="0" r="2540" b="762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8689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DB07965" w14:textId="77777777" w:rsidR="001679A0" w:rsidRDefault="001679A0">
      <w:pPr>
        <w:rPr>
          <w:ins w:id="435" w:author="sudhahar vaithilingam" w:date="2022-07-02T18:40:00Z"/>
          <w:rFonts w:ascii="Helvetica" w:hAnsi="Helvetica" w:cs="Helvetica"/>
          <w:sz w:val="18"/>
          <w:szCs w:val="18"/>
          <w:shd w:val="clear" w:color="auto" w:fill="FFFFFF"/>
        </w:rPr>
      </w:pPr>
    </w:p>
    <w:p w14:paraId="16CE5BE9" w14:textId="47986241" w:rsidR="00AE7C97" w:rsidRDefault="00AE7C97">
      <w:pPr>
        <w:rPr>
          <w:ins w:id="436" w:author="sudhahar vaithilingam" w:date="2022-07-02T18:40:00Z"/>
          <w:rFonts w:ascii="Helvetica" w:hAnsi="Helvetica" w:cs="Helvetica"/>
          <w:sz w:val="18"/>
          <w:szCs w:val="18"/>
          <w:shd w:val="clear" w:color="auto" w:fill="FFFFFF"/>
        </w:rPr>
      </w:pPr>
    </w:p>
    <w:p w14:paraId="3BFE2551" w14:textId="7F391F6E" w:rsidR="00AE7C97" w:rsidRDefault="00AE7C97">
      <w:pPr>
        <w:rPr>
          <w:ins w:id="437" w:author="sudhahar vaithilingam" w:date="2022-07-02T18:40:00Z"/>
          <w:rFonts w:ascii="Helvetica" w:hAnsi="Helvetica" w:cs="Helvetica"/>
          <w:sz w:val="18"/>
          <w:szCs w:val="18"/>
          <w:shd w:val="clear" w:color="auto" w:fill="FFFFFF"/>
        </w:rPr>
      </w:pPr>
    </w:p>
    <w:p w14:paraId="4D77C0A9" w14:textId="2AD8CD96" w:rsidR="00AE7C97" w:rsidRDefault="00FC0876">
      <w:pPr>
        <w:rPr>
          <w:ins w:id="438" w:author="sudhahar vaithilingam" w:date="2022-07-02T18:55:00Z"/>
          <w:rFonts w:ascii="Helvetica" w:hAnsi="Helvetica" w:cs="Helvetica"/>
          <w:sz w:val="18"/>
          <w:szCs w:val="18"/>
          <w:shd w:val="clear" w:color="auto" w:fill="FFFFFF"/>
        </w:rPr>
      </w:pPr>
      <w:ins w:id="439" w:author="sudhahar vaithilingam" w:date="2022-07-02T18:55:00Z">
        <w:r>
          <w:rPr>
            <w:rFonts w:ascii="Helvetica" w:hAnsi="Helvetica" w:cs="Helvetica"/>
            <w:sz w:val="18"/>
            <w:szCs w:val="18"/>
            <w:shd w:val="clear" w:color="auto" w:fill="FFFFFF"/>
          </w:rPr>
          <w:t>Alice Balance Status:</w:t>
        </w:r>
      </w:ins>
    </w:p>
    <w:p w14:paraId="5A53BE45" w14:textId="16459952" w:rsidR="00FC0876" w:rsidRDefault="00223368">
      <w:pPr>
        <w:rPr>
          <w:ins w:id="440" w:author="sudhahar vaithilingam" w:date="2022-07-02T18:40:00Z"/>
          <w:rFonts w:ascii="Helvetica" w:hAnsi="Helvetica" w:cs="Helvetica"/>
          <w:sz w:val="18"/>
          <w:szCs w:val="18"/>
          <w:shd w:val="clear" w:color="auto" w:fill="FFFFFF"/>
        </w:rPr>
      </w:pPr>
      <w:ins w:id="441" w:author="sudhahar vaithilingam" w:date="2022-07-03T17:42:00Z">
        <w:r w:rsidRPr="00223368">
          <w:rPr>
            <w:rFonts w:ascii="Helvetica" w:hAnsi="Helvetica" w:cs="Helvetica"/>
            <w:sz w:val="18"/>
            <w:szCs w:val="18"/>
            <w:shd w:val="clear" w:color="auto" w:fill="FFFFFF"/>
          </w:rPr>
          <w:drawing>
            <wp:inline distT="0" distB="0" distL="0" distR="0" wp14:anchorId="07179F4E" wp14:editId="323E766B">
              <wp:extent cx="5731510" cy="2381250"/>
              <wp:effectExtent l="0" t="0" r="254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381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78FF215" w14:textId="0C30B1EC" w:rsidR="00AE7C97" w:rsidRDefault="00AE7C97">
      <w:pPr>
        <w:rPr>
          <w:ins w:id="442" w:author="sudhahar vaithilingam" w:date="2022-07-02T18:40:00Z"/>
          <w:rFonts w:ascii="Helvetica" w:hAnsi="Helvetica" w:cs="Helvetica"/>
          <w:sz w:val="18"/>
          <w:szCs w:val="18"/>
          <w:shd w:val="clear" w:color="auto" w:fill="FFFFFF"/>
        </w:rPr>
      </w:pPr>
    </w:p>
    <w:p w14:paraId="43265F42" w14:textId="52DD3AE2" w:rsidR="00AE7C97" w:rsidRDefault="00FC0876">
      <w:pPr>
        <w:rPr>
          <w:ins w:id="443" w:author="sudhahar vaithilingam" w:date="2022-07-02T18:58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ins w:id="444" w:author="sudhahar vaithilingam" w:date="2022-07-02T18:56:00Z">
        <w:r w:rsidRPr="00FC0876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  <w:rPrChange w:id="445" w:author="sudhahar vaithilingam" w:date="2022-07-02T18:56:00Z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lastRenderedPageBreak/>
          <w:t xml:space="preserve">Case </w:t>
        </w:r>
      </w:ins>
      <w:ins w:id="446" w:author="sudhahar vaithilingam" w:date="2022-07-02T19:13:00Z">
        <w:r w:rsidR="00AF4CDD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7</w:t>
        </w:r>
      </w:ins>
      <w:ins w:id="447" w:author="sudhahar vaithilingam" w:date="2022-07-02T18:56:00Z">
        <w:r w:rsidRPr="00FC0876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  <w:rPrChange w:id="448" w:author="sudhahar vaithilingam" w:date="2022-07-02T18:56:00Z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t xml:space="preserve"> – Bob top</w:t>
        </w:r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 xml:space="preserve"> </w:t>
        </w:r>
        <w:r w:rsidRPr="00FC0876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  <w:rPrChange w:id="449" w:author="sudhahar vaithilingam" w:date="2022-07-02T18:56:00Z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t>up 30</w:t>
        </w:r>
      </w:ins>
    </w:p>
    <w:p w14:paraId="1C25934E" w14:textId="65E8FA6A" w:rsidR="00533300" w:rsidRDefault="00533300">
      <w:pPr>
        <w:rPr>
          <w:ins w:id="450" w:author="sudhahar vaithilingam" w:date="2022-07-02T18:59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ins w:id="451" w:author="sudhahar vaithilingam" w:date="2022-07-02T18:59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 xml:space="preserve">End Point - </w:t>
        </w:r>
      </w:ins>
      <w:ins w:id="452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begin"/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 HYPERLINK "</w:instrText>
        </w:r>
      </w:ins>
      <w:ins w:id="453" w:author="sudhahar vaithilingam" w:date="2022-07-02T18:59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454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http://localhost:11016/</w:instrText>
        </w:r>
      </w:ins>
      <w:ins w:id="455" w:author="sudhahar vaithilingam" w:date="2022-07-03T17:51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456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retail</w:instrText>
        </w:r>
      </w:ins>
      <w:ins w:id="457" w:author="sudhahar vaithilingam" w:date="2022-07-02T18:59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458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/api/topup</w:instrText>
        </w:r>
      </w:ins>
      <w:ins w:id="459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" </w:instrText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separate"/>
        </w:r>
      </w:ins>
      <w:ins w:id="460" w:author="sudhahar vaithilingam" w:date="2022-07-02T18:59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http://localhost:11016/</w:t>
        </w:r>
      </w:ins>
      <w:ins w:id="461" w:author="sudhahar vaithilingam" w:date="2022-07-03T17:51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retail</w:t>
        </w:r>
      </w:ins>
      <w:ins w:id="462" w:author="sudhahar vaithilingam" w:date="2022-07-02T18:59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/api/topup</w:t>
        </w:r>
      </w:ins>
      <w:ins w:id="463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end"/>
        </w:r>
      </w:ins>
    </w:p>
    <w:p w14:paraId="20D1BDA1" w14:textId="77777777" w:rsidR="00533300" w:rsidRDefault="00533300">
      <w:pPr>
        <w:rPr>
          <w:ins w:id="464" w:author="sudhahar vaithilingam" w:date="2022-07-02T18:58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3300" w:rsidRPr="00855272" w14:paraId="4558BB56" w14:textId="77777777" w:rsidTr="00855272">
        <w:trPr>
          <w:ins w:id="465" w:author="sudhahar vaithilingam" w:date="2022-07-02T18:58:00Z"/>
        </w:trPr>
        <w:tc>
          <w:tcPr>
            <w:tcW w:w="4508" w:type="dxa"/>
          </w:tcPr>
          <w:p w14:paraId="04F468F6" w14:textId="77777777" w:rsidR="00533300" w:rsidRPr="00855272" w:rsidRDefault="00533300" w:rsidP="00855272">
            <w:pPr>
              <w:jc w:val="center"/>
              <w:rPr>
                <w:ins w:id="466" w:author="sudhahar vaithilingam" w:date="2022-07-02T18:58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</w:rPr>
            </w:pPr>
            <w:ins w:id="467" w:author="sudhahar vaithilingam" w:date="2022-07-02T18:58:00Z">
              <w:r w:rsidRPr="00855272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</w:rPr>
                <w:t>Request</w:t>
              </w:r>
            </w:ins>
          </w:p>
        </w:tc>
        <w:tc>
          <w:tcPr>
            <w:tcW w:w="4508" w:type="dxa"/>
          </w:tcPr>
          <w:p w14:paraId="2F6B6043" w14:textId="77777777" w:rsidR="00533300" w:rsidRPr="00855272" w:rsidRDefault="00533300" w:rsidP="00855272">
            <w:pPr>
              <w:jc w:val="center"/>
              <w:rPr>
                <w:ins w:id="468" w:author="sudhahar vaithilingam" w:date="2022-07-02T18:58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</w:rPr>
            </w:pPr>
            <w:ins w:id="469" w:author="sudhahar vaithilingam" w:date="2022-07-02T18:58:00Z">
              <w:r w:rsidRPr="00855272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</w:rPr>
                <w:t>Response</w:t>
              </w:r>
            </w:ins>
          </w:p>
        </w:tc>
      </w:tr>
      <w:tr w:rsidR="00533300" w14:paraId="7951B55A" w14:textId="77777777" w:rsidTr="00855272">
        <w:trPr>
          <w:trHeight w:val="1375"/>
          <w:ins w:id="470" w:author="sudhahar vaithilingam" w:date="2022-07-02T18:58:00Z"/>
        </w:trPr>
        <w:tc>
          <w:tcPr>
            <w:tcW w:w="4508" w:type="dxa"/>
          </w:tcPr>
          <w:p w14:paraId="45E10027" w14:textId="77777777" w:rsidR="00533300" w:rsidRPr="00533300" w:rsidRDefault="00533300" w:rsidP="00533300">
            <w:pPr>
              <w:shd w:val="clear" w:color="auto" w:fill="FFFFFE"/>
              <w:spacing w:line="270" w:lineRule="atLeast"/>
              <w:rPr>
                <w:ins w:id="471" w:author="sudhahar vaithilingam" w:date="2022-07-02T18:59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72" w:author="sudhahar vaithilingam" w:date="2022-07-02T18:59:00Z"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63CFA305" w14:textId="77777777" w:rsidR="00533300" w:rsidRPr="00533300" w:rsidRDefault="00533300" w:rsidP="00533300">
            <w:pPr>
              <w:shd w:val="clear" w:color="auto" w:fill="FFFFFE"/>
              <w:spacing w:line="270" w:lineRule="atLeast"/>
              <w:rPr>
                <w:ins w:id="473" w:author="sudhahar vaithilingam" w:date="2022-07-02T18:59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74" w:author="sudhahar vaithilingam" w:date="2022-07-02T18:59:00Z"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33300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33300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"Bob"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2FADE244" w14:textId="77777777" w:rsidR="00533300" w:rsidRPr="00533300" w:rsidRDefault="00533300" w:rsidP="00533300">
            <w:pPr>
              <w:shd w:val="clear" w:color="auto" w:fill="FFFFFE"/>
              <w:spacing w:line="270" w:lineRule="atLeast"/>
              <w:rPr>
                <w:ins w:id="475" w:author="sudhahar vaithilingam" w:date="2022-07-02T18:59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76" w:author="sudhahar vaithilingam" w:date="2022-07-02T18:59:00Z"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33300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"amount"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33300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30</w:t>
              </w:r>
            </w:ins>
          </w:p>
          <w:p w14:paraId="3CCE1050" w14:textId="77777777" w:rsidR="00533300" w:rsidRPr="00533300" w:rsidRDefault="00533300" w:rsidP="00533300">
            <w:pPr>
              <w:shd w:val="clear" w:color="auto" w:fill="FFFFFE"/>
              <w:spacing w:line="270" w:lineRule="atLeast"/>
              <w:rPr>
                <w:ins w:id="477" w:author="sudhahar vaithilingam" w:date="2022-07-02T18:59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78" w:author="sudhahar vaithilingam" w:date="2022-07-02T18:59:00Z"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6C854EB6" w14:textId="77777777" w:rsidR="00533300" w:rsidRDefault="00533300" w:rsidP="00855272">
            <w:pPr>
              <w:rPr>
                <w:ins w:id="479" w:author="sudhahar vaithilingam" w:date="2022-07-02T18:58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508" w:type="dxa"/>
          </w:tcPr>
          <w:p w14:paraId="3EDD696A" w14:textId="77777777" w:rsidR="00533300" w:rsidRPr="00533300" w:rsidRDefault="00533300" w:rsidP="00533300">
            <w:pPr>
              <w:shd w:val="clear" w:color="auto" w:fill="FFFFFE"/>
              <w:spacing w:line="270" w:lineRule="atLeast"/>
              <w:rPr>
                <w:ins w:id="480" w:author="sudhahar vaithilingam" w:date="2022-07-02T18:59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81" w:author="sudhahar vaithilingam" w:date="2022-07-02T18:59:00Z"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4F21CD6A" w14:textId="77777777" w:rsidR="00533300" w:rsidRPr="00533300" w:rsidRDefault="00533300" w:rsidP="00533300">
            <w:pPr>
              <w:shd w:val="clear" w:color="auto" w:fill="FFFFFE"/>
              <w:spacing w:line="270" w:lineRule="atLeast"/>
              <w:rPr>
                <w:ins w:id="482" w:author="sudhahar vaithilingam" w:date="2022-07-02T18:59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83" w:author="sudhahar vaithilingam" w:date="2022-07-02T18:59:00Z"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33300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33300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"Bob"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5ED24767" w14:textId="77777777" w:rsidR="00533300" w:rsidRPr="00533300" w:rsidRDefault="00533300" w:rsidP="00533300">
            <w:pPr>
              <w:shd w:val="clear" w:color="auto" w:fill="FFFFFE"/>
              <w:spacing w:line="270" w:lineRule="atLeast"/>
              <w:rPr>
                <w:ins w:id="484" w:author="sudhahar vaithilingam" w:date="2022-07-02T18:59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85" w:author="sudhahar vaithilingam" w:date="2022-07-02T18:59:00Z"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33300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"balance"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33300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0.0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440A29D6" w14:textId="77777777" w:rsidR="00533300" w:rsidRPr="00533300" w:rsidRDefault="00533300" w:rsidP="00533300">
            <w:pPr>
              <w:shd w:val="clear" w:color="auto" w:fill="FFFFFE"/>
              <w:spacing w:line="270" w:lineRule="atLeast"/>
              <w:rPr>
                <w:ins w:id="486" w:author="sudhahar vaithilingam" w:date="2022-07-02T18:59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87" w:author="sudhahar vaithilingam" w:date="2022-07-02T18:59:00Z"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33300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"oweTo"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33300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"Alice"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54F3D467" w14:textId="77777777" w:rsidR="00533300" w:rsidRPr="00533300" w:rsidRDefault="00533300" w:rsidP="00533300">
            <w:pPr>
              <w:shd w:val="clear" w:color="auto" w:fill="FFFFFE"/>
              <w:spacing w:line="270" w:lineRule="atLeast"/>
              <w:rPr>
                <w:ins w:id="488" w:author="sudhahar vaithilingam" w:date="2022-07-02T18:59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89" w:author="sudhahar vaithilingam" w:date="2022-07-02T18:59:00Z"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33300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"oweToAmount"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33300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40.0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29284F35" w14:textId="77777777" w:rsidR="00533300" w:rsidRPr="00533300" w:rsidRDefault="00533300" w:rsidP="00533300">
            <w:pPr>
              <w:shd w:val="clear" w:color="auto" w:fill="FFFFFE"/>
              <w:spacing w:line="270" w:lineRule="atLeast"/>
              <w:rPr>
                <w:ins w:id="490" w:author="sudhahar vaithilingam" w:date="2022-07-02T18:59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91" w:author="sudhahar vaithilingam" w:date="2022-07-02T18:59:00Z"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33300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"oweFrom"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33300">
                <w:rPr>
                  <w:rFonts w:ascii="Courier New" w:eastAsia="Times New Roman" w:hAnsi="Courier New" w:cs="Courier New"/>
                  <w:b/>
                  <w:bCs/>
                  <w:color w:val="0451A5"/>
                  <w:sz w:val="18"/>
                  <w:szCs w:val="18"/>
                  <w:lang w:eastAsia="en-SG"/>
                </w:rPr>
                <w:t>null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0A736B4A" w14:textId="77777777" w:rsidR="00533300" w:rsidRPr="00533300" w:rsidRDefault="00533300" w:rsidP="00533300">
            <w:pPr>
              <w:shd w:val="clear" w:color="auto" w:fill="FFFFFE"/>
              <w:spacing w:line="270" w:lineRule="atLeast"/>
              <w:rPr>
                <w:ins w:id="492" w:author="sudhahar vaithilingam" w:date="2022-07-02T18:59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93" w:author="sudhahar vaithilingam" w:date="2022-07-02T18:59:00Z"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33300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"oweFromAmount"</w:t>
              </w:r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33300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0.0</w:t>
              </w:r>
            </w:ins>
          </w:p>
          <w:p w14:paraId="08E7B0DB" w14:textId="77777777" w:rsidR="00533300" w:rsidRPr="00533300" w:rsidRDefault="00533300" w:rsidP="00533300">
            <w:pPr>
              <w:shd w:val="clear" w:color="auto" w:fill="FFFFFE"/>
              <w:spacing w:line="270" w:lineRule="atLeast"/>
              <w:rPr>
                <w:ins w:id="494" w:author="sudhahar vaithilingam" w:date="2022-07-02T18:59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495" w:author="sudhahar vaithilingam" w:date="2022-07-02T18:59:00Z">
              <w:r w:rsidRPr="00533300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73E02754" w14:textId="77777777" w:rsidR="00533300" w:rsidRDefault="00533300" w:rsidP="00855272">
            <w:pPr>
              <w:rPr>
                <w:ins w:id="496" w:author="sudhahar vaithilingam" w:date="2022-07-02T18:58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</w:tr>
    </w:tbl>
    <w:p w14:paraId="2545B397" w14:textId="77777777" w:rsidR="00533300" w:rsidRDefault="00533300">
      <w:pPr>
        <w:rPr>
          <w:ins w:id="497" w:author="sudhahar vaithilingam" w:date="2022-07-02T18:57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36B6DB20" w14:textId="451EC148" w:rsidR="00FC0876" w:rsidRDefault="002F09D5">
      <w:pPr>
        <w:rPr>
          <w:ins w:id="498" w:author="sudhahar vaithilingam" w:date="2022-07-02T18:58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ins w:id="499" w:author="sudhahar vaithilingam" w:date="2022-07-03T17:42:00Z">
        <w:r w:rsidRPr="002F09D5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drawing>
            <wp:inline distT="0" distB="0" distL="0" distR="0" wp14:anchorId="47E9BF6C" wp14:editId="5EFFCD22">
              <wp:extent cx="5731510" cy="2817495"/>
              <wp:effectExtent l="0" t="0" r="2540" b="1905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817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49411EE" w14:textId="28084FB0" w:rsidR="00AF4CDD" w:rsidRDefault="00AF4CDD" w:rsidP="00AF4CDD">
      <w:pPr>
        <w:rPr>
          <w:ins w:id="500" w:author="sudhahar vaithilingam" w:date="2022-07-02T19:13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ins w:id="501" w:author="sudhahar vaithilingam" w:date="2022-07-02T19:13:00Z">
        <w:r w:rsidRPr="00855272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 xml:space="preserve">Case </w:t>
        </w:r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8</w:t>
        </w:r>
        <w:r w:rsidRPr="00855272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 xml:space="preserve"> – </w:t>
        </w:r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Login Alice</w:t>
        </w:r>
      </w:ins>
    </w:p>
    <w:p w14:paraId="4DD0C01F" w14:textId="618DA672" w:rsidR="009757AB" w:rsidRDefault="002F09D5">
      <w:pPr>
        <w:rPr>
          <w:ins w:id="502" w:author="sudhahar vaithilingam" w:date="2022-07-02T19:01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ins w:id="503" w:author="sudhahar vaithilingam" w:date="2022-07-03T17:43:00Z">
        <w:r w:rsidRPr="002F09D5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drawing>
            <wp:inline distT="0" distB="0" distL="0" distR="0" wp14:anchorId="12375C5A" wp14:editId="586F99E5">
              <wp:extent cx="5731510" cy="2428240"/>
              <wp:effectExtent l="0" t="0" r="254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4282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16C8FE4" w14:textId="237C0198" w:rsidR="009757AB" w:rsidRDefault="009757AB">
      <w:pPr>
        <w:rPr>
          <w:ins w:id="504" w:author="sudhahar vaithilingam" w:date="2022-07-02T19:01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236DAF9A" w14:textId="5988A641" w:rsidR="009757AB" w:rsidRDefault="009757AB">
      <w:pPr>
        <w:rPr>
          <w:ins w:id="505" w:author="sudhahar vaithilingam" w:date="2022-07-02T19:01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6A5F0332" w14:textId="347020C5" w:rsidR="009757AB" w:rsidRDefault="008506B3">
      <w:pPr>
        <w:rPr>
          <w:ins w:id="506" w:author="sudhahar vaithilingam" w:date="2022-07-02T19:03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ins w:id="507" w:author="sudhahar vaithilingam" w:date="2022-07-02T19:02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lastRenderedPageBreak/>
          <w:t xml:space="preserve">Case </w:t>
        </w:r>
      </w:ins>
      <w:ins w:id="508" w:author="sudhahar vaithilingam" w:date="2022-07-02T19:14:00Z">
        <w:r w:rsidR="00AF4CDD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9</w:t>
        </w:r>
      </w:ins>
      <w:ins w:id="509" w:author="sudhahar vaithilingam" w:date="2022-07-02T19:02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 xml:space="preserve"> – Alice Pay 30 to Bob</w:t>
        </w:r>
      </w:ins>
    </w:p>
    <w:p w14:paraId="489C5689" w14:textId="14391891" w:rsidR="008506B3" w:rsidRDefault="008506B3">
      <w:pPr>
        <w:rPr>
          <w:ins w:id="510" w:author="sudhahar vaithilingam" w:date="2022-07-02T19:03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ins w:id="511" w:author="sudhahar vaithilingam" w:date="2022-07-02T19:03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 xml:space="preserve">End Point - </w:t>
        </w:r>
      </w:ins>
      <w:ins w:id="512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begin"/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 HYPERLINK "</w:instrText>
        </w:r>
      </w:ins>
      <w:ins w:id="513" w:author="sudhahar vaithilingam" w:date="2022-07-02T19:03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514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http://localhost:11016/</w:instrText>
        </w:r>
      </w:ins>
      <w:ins w:id="515" w:author="sudhahar vaithilingam" w:date="2022-07-03T17:51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516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retail</w:instrText>
        </w:r>
      </w:ins>
      <w:ins w:id="517" w:author="sudhahar vaithilingam" w:date="2022-07-02T19:03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518" w:author="sudhahar vaithilingam" w:date="2022-07-03T17:51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/api/pay</w:instrText>
        </w:r>
      </w:ins>
      <w:ins w:id="519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" </w:instrText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separate"/>
        </w:r>
      </w:ins>
      <w:ins w:id="520" w:author="sudhahar vaithilingam" w:date="2022-07-02T19:03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http://localhost:11016/</w:t>
        </w:r>
      </w:ins>
      <w:ins w:id="521" w:author="sudhahar vaithilingam" w:date="2022-07-03T17:51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retail</w:t>
        </w:r>
      </w:ins>
      <w:ins w:id="522" w:author="sudhahar vaithilingam" w:date="2022-07-02T19:03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/api/pay</w:t>
        </w:r>
      </w:ins>
      <w:ins w:id="523" w:author="sudhahar vaithilingam" w:date="2022-07-03T17:51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end"/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06B3" w:rsidRPr="00855272" w14:paraId="29BFC7DF" w14:textId="77777777" w:rsidTr="00855272">
        <w:trPr>
          <w:ins w:id="524" w:author="sudhahar vaithilingam" w:date="2022-07-02T19:04:00Z"/>
        </w:trPr>
        <w:tc>
          <w:tcPr>
            <w:tcW w:w="4508" w:type="dxa"/>
          </w:tcPr>
          <w:p w14:paraId="33951426" w14:textId="77777777" w:rsidR="008506B3" w:rsidRPr="00855272" w:rsidRDefault="008506B3" w:rsidP="00855272">
            <w:pPr>
              <w:jc w:val="center"/>
              <w:rPr>
                <w:ins w:id="525" w:author="sudhahar vaithilingam" w:date="2022-07-02T19:04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</w:rPr>
            </w:pPr>
            <w:ins w:id="526" w:author="sudhahar vaithilingam" w:date="2022-07-02T19:04:00Z">
              <w:r w:rsidRPr="00855272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</w:rPr>
                <w:t>Request</w:t>
              </w:r>
            </w:ins>
          </w:p>
        </w:tc>
        <w:tc>
          <w:tcPr>
            <w:tcW w:w="4508" w:type="dxa"/>
          </w:tcPr>
          <w:p w14:paraId="7932B7BD" w14:textId="77777777" w:rsidR="008506B3" w:rsidRPr="00855272" w:rsidRDefault="008506B3" w:rsidP="00855272">
            <w:pPr>
              <w:jc w:val="center"/>
              <w:rPr>
                <w:ins w:id="527" w:author="sudhahar vaithilingam" w:date="2022-07-02T19:04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</w:rPr>
            </w:pPr>
            <w:ins w:id="528" w:author="sudhahar vaithilingam" w:date="2022-07-02T19:04:00Z">
              <w:r w:rsidRPr="00855272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</w:rPr>
                <w:t>Response</w:t>
              </w:r>
            </w:ins>
          </w:p>
        </w:tc>
      </w:tr>
      <w:tr w:rsidR="008506B3" w14:paraId="7413D856" w14:textId="77777777" w:rsidTr="00855272">
        <w:trPr>
          <w:trHeight w:val="1375"/>
          <w:ins w:id="529" w:author="sudhahar vaithilingam" w:date="2022-07-02T19:04:00Z"/>
        </w:trPr>
        <w:tc>
          <w:tcPr>
            <w:tcW w:w="4508" w:type="dxa"/>
          </w:tcPr>
          <w:p w14:paraId="693BFB0F" w14:textId="77777777" w:rsidR="00E81FA9" w:rsidRPr="00E81FA9" w:rsidRDefault="00E81FA9" w:rsidP="00E81FA9">
            <w:pPr>
              <w:shd w:val="clear" w:color="auto" w:fill="FFFFFE"/>
              <w:spacing w:line="270" w:lineRule="atLeast"/>
              <w:rPr>
                <w:ins w:id="530" w:author="sudhahar vaithilingam" w:date="2022-07-02T19:0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531" w:author="sudhahar vaithilingam" w:date="2022-07-02T19:04:00Z"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3D1B6DAE" w14:textId="77777777" w:rsidR="00E81FA9" w:rsidRPr="00E81FA9" w:rsidRDefault="00E81FA9" w:rsidP="00E81FA9">
            <w:pPr>
              <w:shd w:val="clear" w:color="auto" w:fill="FFFFFE"/>
              <w:spacing w:line="270" w:lineRule="atLeast"/>
              <w:rPr>
                <w:ins w:id="532" w:author="sudhahar vaithilingam" w:date="2022-07-02T19:0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533" w:author="sudhahar vaithilingam" w:date="2022-07-02T19:04:00Z"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E81FA9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E81FA9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"Alice"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604B7005" w14:textId="77777777" w:rsidR="00E81FA9" w:rsidRPr="00E81FA9" w:rsidRDefault="00E81FA9" w:rsidP="00E81FA9">
            <w:pPr>
              <w:shd w:val="clear" w:color="auto" w:fill="FFFFFE"/>
              <w:spacing w:line="270" w:lineRule="atLeast"/>
              <w:rPr>
                <w:ins w:id="534" w:author="sudhahar vaithilingam" w:date="2022-07-02T19:0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535" w:author="sudhahar vaithilingam" w:date="2022-07-02T19:04:00Z"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E81FA9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"amount"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E81FA9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30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4915586B" w14:textId="77777777" w:rsidR="00E81FA9" w:rsidRPr="00E81FA9" w:rsidRDefault="00E81FA9" w:rsidP="00E81FA9">
            <w:pPr>
              <w:shd w:val="clear" w:color="auto" w:fill="FFFFFE"/>
              <w:spacing w:line="270" w:lineRule="atLeast"/>
              <w:rPr>
                <w:ins w:id="536" w:author="sudhahar vaithilingam" w:date="2022-07-02T19:0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537" w:author="sudhahar vaithilingam" w:date="2022-07-02T19:04:00Z"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E81FA9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"payTo"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E81FA9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"Bob"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</w:t>
              </w:r>
            </w:ins>
          </w:p>
          <w:p w14:paraId="52EDCA3A" w14:textId="77777777" w:rsidR="00E81FA9" w:rsidRPr="00E81FA9" w:rsidRDefault="00E81FA9" w:rsidP="00E81FA9">
            <w:pPr>
              <w:shd w:val="clear" w:color="auto" w:fill="FFFFFE"/>
              <w:spacing w:line="270" w:lineRule="atLeast"/>
              <w:rPr>
                <w:ins w:id="538" w:author="sudhahar vaithilingam" w:date="2022-07-02T19:0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539" w:author="sudhahar vaithilingam" w:date="2022-07-02T19:04:00Z"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4EFDC575" w14:textId="77777777" w:rsidR="008506B3" w:rsidRDefault="008506B3" w:rsidP="00855272">
            <w:pPr>
              <w:rPr>
                <w:ins w:id="540" w:author="sudhahar vaithilingam" w:date="2022-07-02T19:04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508" w:type="dxa"/>
          </w:tcPr>
          <w:p w14:paraId="23510504" w14:textId="77777777" w:rsidR="00E81FA9" w:rsidRPr="00E81FA9" w:rsidRDefault="00E81FA9" w:rsidP="00E81FA9">
            <w:pPr>
              <w:shd w:val="clear" w:color="auto" w:fill="FFFFFE"/>
              <w:spacing w:line="270" w:lineRule="atLeast"/>
              <w:rPr>
                <w:ins w:id="541" w:author="sudhahar vaithilingam" w:date="2022-07-02T19:0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542" w:author="sudhahar vaithilingam" w:date="2022-07-02T19:04:00Z"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763A3946" w14:textId="77777777" w:rsidR="00E81FA9" w:rsidRPr="00E81FA9" w:rsidRDefault="00E81FA9" w:rsidP="00E81FA9">
            <w:pPr>
              <w:shd w:val="clear" w:color="auto" w:fill="FFFFFE"/>
              <w:spacing w:line="270" w:lineRule="atLeast"/>
              <w:rPr>
                <w:ins w:id="543" w:author="sudhahar vaithilingam" w:date="2022-07-02T19:0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544" w:author="sudhahar vaithilingam" w:date="2022-07-02T19:04:00Z"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E81FA9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E81FA9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"Alice"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32B435EE" w14:textId="77777777" w:rsidR="00E81FA9" w:rsidRPr="00E81FA9" w:rsidRDefault="00E81FA9" w:rsidP="00E81FA9">
            <w:pPr>
              <w:shd w:val="clear" w:color="auto" w:fill="FFFFFE"/>
              <w:spacing w:line="270" w:lineRule="atLeast"/>
              <w:rPr>
                <w:ins w:id="545" w:author="sudhahar vaithilingam" w:date="2022-07-02T19:0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546" w:author="sudhahar vaithilingam" w:date="2022-07-02T19:04:00Z"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E81FA9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"balance"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E81FA9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210.0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4685BCE8" w14:textId="77777777" w:rsidR="00E81FA9" w:rsidRPr="00E81FA9" w:rsidRDefault="00E81FA9" w:rsidP="00E81FA9">
            <w:pPr>
              <w:shd w:val="clear" w:color="auto" w:fill="FFFFFE"/>
              <w:spacing w:line="270" w:lineRule="atLeast"/>
              <w:rPr>
                <w:ins w:id="547" w:author="sudhahar vaithilingam" w:date="2022-07-02T19:0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548" w:author="sudhahar vaithilingam" w:date="2022-07-02T19:04:00Z"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E81FA9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"oweTo"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E81FA9">
                <w:rPr>
                  <w:rFonts w:ascii="Courier New" w:eastAsia="Times New Roman" w:hAnsi="Courier New" w:cs="Courier New"/>
                  <w:b/>
                  <w:bCs/>
                  <w:color w:val="0451A5"/>
                  <w:sz w:val="18"/>
                  <w:szCs w:val="18"/>
                  <w:lang w:eastAsia="en-SG"/>
                </w:rPr>
                <w:t>null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13ACFB22" w14:textId="77777777" w:rsidR="00E81FA9" w:rsidRPr="00E81FA9" w:rsidRDefault="00E81FA9" w:rsidP="00E81FA9">
            <w:pPr>
              <w:shd w:val="clear" w:color="auto" w:fill="FFFFFE"/>
              <w:spacing w:line="270" w:lineRule="atLeast"/>
              <w:rPr>
                <w:ins w:id="549" w:author="sudhahar vaithilingam" w:date="2022-07-02T19:0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550" w:author="sudhahar vaithilingam" w:date="2022-07-02T19:04:00Z"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E81FA9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"oweToAmount"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E81FA9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0.0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6E2AFB93" w14:textId="77777777" w:rsidR="00E81FA9" w:rsidRPr="00E81FA9" w:rsidRDefault="00E81FA9" w:rsidP="00E81FA9">
            <w:pPr>
              <w:shd w:val="clear" w:color="auto" w:fill="FFFFFE"/>
              <w:spacing w:line="270" w:lineRule="atLeast"/>
              <w:rPr>
                <w:ins w:id="551" w:author="sudhahar vaithilingam" w:date="2022-07-02T19:0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552" w:author="sudhahar vaithilingam" w:date="2022-07-02T19:04:00Z"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E81FA9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"oweFrom"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E81FA9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"Bob"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02022766" w14:textId="77777777" w:rsidR="00E81FA9" w:rsidRPr="00E81FA9" w:rsidRDefault="00E81FA9" w:rsidP="00E81FA9">
            <w:pPr>
              <w:shd w:val="clear" w:color="auto" w:fill="FFFFFE"/>
              <w:spacing w:line="270" w:lineRule="atLeast"/>
              <w:rPr>
                <w:ins w:id="553" w:author="sudhahar vaithilingam" w:date="2022-07-02T19:0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554" w:author="sudhahar vaithilingam" w:date="2022-07-02T19:04:00Z"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E81FA9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"oweFromAmount"</w:t>
              </w:r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E81FA9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10.0</w:t>
              </w:r>
            </w:ins>
          </w:p>
          <w:p w14:paraId="27AE243C" w14:textId="77777777" w:rsidR="00E81FA9" w:rsidRPr="00E81FA9" w:rsidRDefault="00E81FA9" w:rsidP="00E81FA9">
            <w:pPr>
              <w:shd w:val="clear" w:color="auto" w:fill="FFFFFE"/>
              <w:spacing w:line="270" w:lineRule="atLeast"/>
              <w:rPr>
                <w:ins w:id="555" w:author="sudhahar vaithilingam" w:date="2022-07-02T19:04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556" w:author="sudhahar vaithilingam" w:date="2022-07-02T19:04:00Z">
              <w:r w:rsidRPr="00E81FA9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406B6BD0" w14:textId="77777777" w:rsidR="008506B3" w:rsidRDefault="008506B3" w:rsidP="00855272">
            <w:pPr>
              <w:rPr>
                <w:ins w:id="557" w:author="sudhahar vaithilingam" w:date="2022-07-02T19:04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</w:tr>
    </w:tbl>
    <w:p w14:paraId="4027DA82" w14:textId="77777777" w:rsidR="008506B3" w:rsidRDefault="008506B3">
      <w:pPr>
        <w:rPr>
          <w:ins w:id="558" w:author="sudhahar vaithilingam" w:date="2022-07-02T19:02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1EBFAF51" w14:textId="348A4914" w:rsidR="008506B3" w:rsidRDefault="008506B3">
      <w:pPr>
        <w:rPr>
          <w:ins w:id="559" w:author="sudhahar vaithilingam" w:date="2022-07-02T19:02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38226167" w14:textId="5F06C409" w:rsidR="008506B3" w:rsidRDefault="002F09D5">
      <w:pPr>
        <w:rPr>
          <w:ins w:id="560" w:author="sudhahar vaithilingam" w:date="2022-07-02T19:01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ins w:id="561" w:author="sudhahar vaithilingam" w:date="2022-07-03T17:43:00Z">
        <w:r w:rsidRPr="002F09D5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drawing>
            <wp:inline distT="0" distB="0" distL="0" distR="0" wp14:anchorId="219B67B6" wp14:editId="5D367B82">
              <wp:extent cx="5731510" cy="2915920"/>
              <wp:effectExtent l="0" t="0" r="254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915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B73DA9" w14:textId="77777777" w:rsidR="009757AB" w:rsidRDefault="009757AB">
      <w:pPr>
        <w:rPr>
          <w:ins w:id="562" w:author="sudhahar vaithilingam" w:date="2022-07-02T18:58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4F0303C4" w14:textId="00C870D9" w:rsidR="00533300" w:rsidRDefault="00533300">
      <w:pPr>
        <w:rPr>
          <w:ins w:id="563" w:author="sudhahar vaithilingam" w:date="2022-07-03T17:53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249DEE27" w14:textId="7704DD75" w:rsidR="00974EAA" w:rsidRDefault="00974EAA">
      <w:pPr>
        <w:rPr>
          <w:ins w:id="564" w:author="sudhahar vaithilingam" w:date="2022-07-03T17:53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10B0DC33" w14:textId="2897BF3F" w:rsidR="00974EAA" w:rsidRDefault="00974EAA">
      <w:pPr>
        <w:rPr>
          <w:ins w:id="565" w:author="sudhahar vaithilingam" w:date="2022-07-03T17:53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6090A57B" w14:textId="39F9C0D9" w:rsidR="00974EAA" w:rsidRDefault="00974EAA">
      <w:pPr>
        <w:rPr>
          <w:ins w:id="566" w:author="sudhahar vaithilingam" w:date="2022-07-03T17:53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3D68203F" w14:textId="390496E8" w:rsidR="00974EAA" w:rsidRDefault="00974EAA">
      <w:pPr>
        <w:rPr>
          <w:ins w:id="567" w:author="sudhahar vaithilingam" w:date="2022-07-03T17:53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001E093E" w14:textId="34A016DC" w:rsidR="00974EAA" w:rsidRDefault="00974EAA">
      <w:pPr>
        <w:rPr>
          <w:ins w:id="568" w:author="sudhahar vaithilingam" w:date="2022-07-03T17:53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7C99CA10" w14:textId="2887D266" w:rsidR="00974EAA" w:rsidRDefault="00974EAA">
      <w:pP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7D9F5F1A" w14:textId="35335017" w:rsidR="002714A8" w:rsidRDefault="002714A8">
      <w:pP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0C944A84" w14:textId="45E4846F" w:rsidR="002714A8" w:rsidRDefault="002714A8">
      <w:pP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6AB96419" w14:textId="77777777" w:rsidR="002714A8" w:rsidRDefault="002714A8">
      <w:pPr>
        <w:rPr>
          <w:ins w:id="569" w:author="sudhahar vaithilingam" w:date="2022-07-03T17:53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5CF4A775" w14:textId="7C00B7CA" w:rsidR="00974EAA" w:rsidRDefault="00974EAA">
      <w:pPr>
        <w:rPr>
          <w:ins w:id="570" w:author="sudhahar vaithilingam" w:date="2022-07-03T17:53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4297B486" w14:textId="77777777" w:rsidR="00974EAA" w:rsidRDefault="00974EAA">
      <w:pPr>
        <w:rPr>
          <w:ins w:id="571" w:author="sudhahar vaithilingam" w:date="2022-07-02T18:57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07DC9249" w14:textId="6E2E601C" w:rsidR="00FC0876" w:rsidRDefault="00D96255">
      <w:pPr>
        <w:rPr>
          <w:ins w:id="572" w:author="sudhahar vaithilingam" w:date="2022-07-02T19:05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ins w:id="573" w:author="sudhahar vaithilingam" w:date="2022-07-02T19:05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lastRenderedPageBreak/>
          <w:t xml:space="preserve">Case </w:t>
        </w:r>
      </w:ins>
      <w:ins w:id="574" w:author="sudhahar vaithilingam" w:date="2022-07-02T19:14:00Z">
        <w:r w:rsidR="00622557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9</w:t>
        </w:r>
      </w:ins>
      <w:ins w:id="575" w:author="sudhahar vaithilingam" w:date="2022-07-02T19:05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 xml:space="preserve"> – Login Bob</w:t>
        </w:r>
      </w:ins>
    </w:p>
    <w:p w14:paraId="4669941B" w14:textId="15D63A1C" w:rsidR="00D96255" w:rsidRDefault="00D96255">
      <w:pPr>
        <w:rPr>
          <w:ins w:id="576" w:author="sudhahar vaithilingam" w:date="2022-07-03T17:44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ins w:id="577" w:author="sudhahar vaithilingam" w:date="2022-07-02T19:05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 xml:space="preserve">End Point - </w:t>
        </w:r>
      </w:ins>
      <w:ins w:id="578" w:author="sudhahar vaithilingam" w:date="2022-07-03T17:52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begin"/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 HYPERLINK "</w:instrText>
        </w:r>
      </w:ins>
      <w:ins w:id="579" w:author="sudhahar vaithilingam" w:date="2022-07-02T19:05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580" w:author="sudhahar vaithilingam" w:date="2022-07-03T17:52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http://localhost:11016/</w:instrText>
        </w:r>
      </w:ins>
      <w:ins w:id="581" w:author="sudhahar vaithilingam" w:date="2022-07-03T17:51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582" w:author="sudhahar vaithilingam" w:date="2022-07-03T17:52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retai</w:instrText>
        </w:r>
      </w:ins>
      <w:ins w:id="583" w:author="sudhahar vaithilingam" w:date="2022-07-03T17:52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584" w:author="sudhahar vaithilingam" w:date="2022-07-03T17:52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l</w:instrText>
        </w:r>
      </w:ins>
      <w:ins w:id="585" w:author="sudhahar vaithilingam" w:date="2022-07-02T19:05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586" w:author="sudhahar vaithilingam" w:date="2022-07-03T17:52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/api/login?name=Bob</w:instrText>
        </w:r>
      </w:ins>
      <w:ins w:id="587" w:author="sudhahar vaithilingam" w:date="2022-07-03T17:52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" </w:instrText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separate"/>
        </w:r>
      </w:ins>
      <w:ins w:id="588" w:author="sudhahar vaithilingam" w:date="2022-07-02T19:05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http://localhost:11016/</w:t>
        </w:r>
      </w:ins>
      <w:ins w:id="589" w:author="sudhahar vaithilingam" w:date="2022-07-03T17:51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retai</w:t>
        </w:r>
      </w:ins>
      <w:ins w:id="590" w:author="sudhahar vaithilingam" w:date="2022-07-03T17:52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l</w:t>
        </w:r>
      </w:ins>
      <w:ins w:id="591" w:author="sudhahar vaithilingam" w:date="2022-07-02T19:05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/api/login?name=Bob</w:t>
        </w:r>
      </w:ins>
      <w:ins w:id="592" w:author="sudhahar vaithilingam" w:date="2022-07-03T17:52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end"/>
        </w:r>
      </w:ins>
    </w:p>
    <w:p w14:paraId="2256FBA6" w14:textId="79667673" w:rsidR="002F09D5" w:rsidRDefault="002F09D5">
      <w:pPr>
        <w:rPr>
          <w:ins w:id="593" w:author="sudhahar vaithilingam" w:date="2022-07-02T19:05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ins w:id="594" w:author="sudhahar vaithilingam" w:date="2022-07-03T17:45:00Z">
        <w:r w:rsidRPr="002F09D5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drawing>
            <wp:inline distT="0" distB="0" distL="0" distR="0" wp14:anchorId="6ADB10C3" wp14:editId="088A50FF">
              <wp:extent cx="5731510" cy="2291080"/>
              <wp:effectExtent l="0" t="0" r="2540" b="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291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29CA22" w14:textId="287DBD02" w:rsidR="00D96255" w:rsidRDefault="00D96255">
      <w:pPr>
        <w:rPr>
          <w:ins w:id="595" w:author="sudhahar vaithilingam" w:date="2022-07-02T19:05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02B96C12" w14:textId="61F78AB0" w:rsidR="00D96255" w:rsidRDefault="005E4636">
      <w:pPr>
        <w:rPr>
          <w:ins w:id="596" w:author="sudhahar vaithilingam" w:date="2022-07-02T19:15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ins w:id="597" w:author="sudhahar vaithilingam" w:date="2022-07-02T19:06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Case 9 – Top</w:t>
        </w:r>
      </w:ins>
      <w:ins w:id="598" w:author="sudhahar vaithilingam" w:date="2022-07-02T19:15:00Z">
        <w:r w:rsidR="00965AC4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-</w:t>
        </w:r>
      </w:ins>
      <w:ins w:id="599" w:author="sudhahar vaithilingam" w:date="2022-07-02T19:06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up 100 Bob</w:t>
        </w:r>
      </w:ins>
    </w:p>
    <w:p w14:paraId="1FF201F6" w14:textId="61ACAA49" w:rsidR="00B672B4" w:rsidRDefault="00B672B4">
      <w:pPr>
        <w:rPr>
          <w:ins w:id="600" w:author="sudhahar vaithilingam" w:date="2022-07-02T19:15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ins w:id="601" w:author="sudhahar vaithilingam" w:date="2022-07-02T19:15:00Z">
        <w:r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 xml:space="preserve">End Point - </w:t>
        </w:r>
      </w:ins>
      <w:ins w:id="602" w:author="sudhahar vaithilingam" w:date="2022-07-03T17:52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begin"/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 HYPERLINK "</w:instrText>
        </w:r>
      </w:ins>
      <w:ins w:id="603" w:author="sudhahar vaithilingam" w:date="2022-07-02T19:15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604" w:author="sudhahar vaithilingam" w:date="2022-07-03T17:52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http://localhost:11016/</w:instrText>
        </w:r>
      </w:ins>
      <w:ins w:id="605" w:author="sudhahar vaithilingam" w:date="2022-07-03T17:52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606" w:author="sudhahar vaithilingam" w:date="2022-07-03T17:52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retail</w:instrText>
        </w:r>
      </w:ins>
      <w:ins w:id="607" w:author="sudhahar vaithilingam" w:date="2022-07-02T19:15:00Z">
        <w:r w:rsidR="003002C9" w:rsidRP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  <w:rPrChange w:id="608" w:author="sudhahar vaithilingam" w:date="2022-07-03T17:52:00Z">
              <w:rPr>
                <w:rStyle w:val="Hyperlink"/>
                <w:rFonts w:ascii="Helvetica" w:hAnsi="Helvetica" w:cs="Helvetica"/>
                <w:sz w:val="18"/>
                <w:szCs w:val="18"/>
                <w:shd w:val="clear" w:color="auto" w:fill="FFFFFF"/>
              </w:rPr>
            </w:rPrChange>
          </w:rPr>
          <w:instrText>/api/topup</w:instrText>
        </w:r>
      </w:ins>
      <w:ins w:id="609" w:author="sudhahar vaithilingam" w:date="2022-07-03T17:52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instrText xml:space="preserve">" </w:instrText>
        </w:r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separate"/>
        </w:r>
      </w:ins>
      <w:ins w:id="610" w:author="sudhahar vaithilingam" w:date="2022-07-02T19:15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http://localhost:11016/</w:t>
        </w:r>
      </w:ins>
      <w:ins w:id="611" w:author="sudhahar vaithilingam" w:date="2022-07-03T17:52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retail</w:t>
        </w:r>
      </w:ins>
      <w:ins w:id="612" w:author="sudhahar vaithilingam" w:date="2022-07-02T19:15:00Z">
        <w:r w:rsidR="003002C9" w:rsidRPr="003002C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/api/topup</w:t>
        </w:r>
      </w:ins>
      <w:ins w:id="613" w:author="sudhahar vaithilingam" w:date="2022-07-03T17:52:00Z">
        <w:r w:rsidR="003002C9">
          <w:rPr>
            <w:rFonts w:ascii="Helvetica" w:hAnsi="Helvetica" w:cs="Helvetica"/>
            <w:color w:val="212121"/>
            <w:sz w:val="18"/>
            <w:szCs w:val="18"/>
            <w:shd w:val="clear" w:color="auto" w:fill="FFFFFF"/>
          </w:rPr>
          <w:fldChar w:fldCharType="end"/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636" w:rsidRPr="00855272" w14:paraId="33EE2D58" w14:textId="77777777" w:rsidTr="00855272">
        <w:trPr>
          <w:ins w:id="614" w:author="sudhahar vaithilingam" w:date="2022-07-02T19:07:00Z"/>
        </w:trPr>
        <w:tc>
          <w:tcPr>
            <w:tcW w:w="4508" w:type="dxa"/>
          </w:tcPr>
          <w:p w14:paraId="429009E1" w14:textId="77777777" w:rsidR="005E4636" w:rsidRPr="00855272" w:rsidRDefault="005E4636" w:rsidP="00855272">
            <w:pPr>
              <w:jc w:val="center"/>
              <w:rPr>
                <w:ins w:id="615" w:author="sudhahar vaithilingam" w:date="2022-07-02T19:07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</w:rPr>
            </w:pPr>
            <w:ins w:id="616" w:author="sudhahar vaithilingam" w:date="2022-07-02T19:07:00Z">
              <w:r w:rsidRPr="00855272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</w:rPr>
                <w:t>Request</w:t>
              </w:r>
            </w:ins>
          </w:p>
        </w:tc>
        <w:tc>
          <w:tcPr>
            <w:tcW w:w="4508" w:type="dxa"/>
          </w:tcPr>
          <w:p w14:paraId="2AD7CD5D" w14:textId="77777777" w:rsidR="005E4636" w:rsidRPr="00855272" w:rsidRDefault="005E4636" w:rsidP="00855272">
            <w:pPr>
              <w:jc w:val="center"/>
              <w:rPr>
                <w:ins w:id="617" w:author="sudhahar vaithilingam" w:date="2022-07-02T19:07:00Z"/>
                <w:rFonts w:ascii="Helvetica" w:hAnsi="Helvetica" w:cs="Helvetica"/>
                <w:b/>
                <w:bCs/>
                <w:color w:val="212121"/>
                <w:sz w:val="18"/>
                <w:szCs w:val="18"/>
                <w:shd w:val="clear" w:color="auto" w:fill="FFFFFF"/>
              </w:rPr>
            </w:pPr>
            <w:ins w:id="618" w:author="sudhahar vaithilingam" w:date="2022-07-02T19:07:00Z">
              <w:r w:rsidRPr="00855272">
                <w:rPr>
                  <w:rFonts w:ascii="Helvetica" w:hAnsi="Helvetica" w:cs="Helvetica"/>
                  <w:b/>
                  <w:bCs/>
                  <w:color w:val="212121"/>
                  <w:sz w:val="18"/>
                  <w:szCs w:val="18"/>
                  <w:shd w:val="clear" w:color="auto" w:fill="FFFFFF"/>
                </w:rPr>
                <w:t>Response</w:t>
              </w:r>
            </w:ins>
          </w:p>
        </w:tc>
      </w:tr>
      <w:tr w:rsidR="005E4636" w14:paraId="5A0A4173" w14:textId="77777777" w:rsidTr="00855272">
        <w:trPr>
          <w:trHeight w:val="1375"/>
          <w:ins w:id="619" w:author="sudhahar vaithilingam" w:date="2022-07-02T19:07:00Z"/>
        </w:trPr>
        <w:tc>
          <w:tcPr>
            <w:tcW w:w="4508" w:type="dxa"/>
          </w:tcPr>
          <w:p w14:paraId="51230E92" w14:textId="77777777" w:rsidR="005E4636" w:rsidRPr="005E4636" w:rsidRDefault="005E4636" w:rsidP="005E4636">
            <w:pPr>
              <w:shd w:val="clear" w:color="auto" w:fill="FFFFFE"/>
              <w:spacing w:line="270" w:lineRule="atLeast"/>
              <w:rPr>
                <w:ins w:id="620" w:author="sudhahar vaithilingam" w:date="2022-07-02T19:07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621" w:author="sudhahar vaithilingam" w:date="2022-07-02T19:07:00Z"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48F2C5B7" w14:textId="77777777" w:rsidR="005E4636" w:rsidRPr="005E4636" w:rsidRDefault="005E4636" w:rsidP="005E4636">
            <w:pPr>
              <w:shd w:val="clear" w:color="auto" w:fill="FFFFFE"/>
              <w:spacing w:line="270" w:lineRule="atLeast"/>
              <w:rPr>
                <w:ins w:id="622" w:author="sudhahar vaithilingam" w:date="2022-07-02T19:07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623" w:author="sudhahar vaithilingam" w:date="2022-07-02T19:07:00Z"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E463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E4636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"Bob"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2497CCAF" w14:textId="77777777" w:rsidR="005E4636" w:rsidRPr="005E4636" w:rsidRDefault="005E4636" w:rsidP="005E4636">
            <w:pPr>
              <w:shd w:val="clear" w:color="auto" w:fill="FFFFFE"/>
              <w:spacing w:line="270" w:lineRule="atLeast"/>
              <w:rPr>
                <w:ins w:id="624" w:author="sudhahar vaithilingam" w:date="2022-07-02T19:07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625" w:author="sudhahar vaithilingam" w:date="2022-07-02T19:07:00Z"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E463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"amount"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E4636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100</w:t>
              </w:r>
            </w:ins>
          </w:p>
          <w:p w14:paraId="6E9408D3" w14:textId="77777777" w:rsidR="005E4636" w:rsidRPr="005E4636" w:rsidRDefault="005E4636" w:rsidP="005E4636">
            <w:pPr>
              <w:shd w:val="clear" w:color="auto" w:fill="FFFFFE"/>
              <w:spacing w:line="270" w:lineRule="atLeast"/>
              <w:rPr>
                <w:ins w:id="626" w:author="sudhahar vaithilingam" w:date="2022-07-02T19:07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627" w:author="sudhahar vaithilingam" w:date="2022-07-02T19:07:00Z"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69C6D64D" w14:textId="77777777" w:rsidR="005E4636" w:rsidRDefault="005E4636" w:rsidP="00855272">
            <w:pPr>
              <w:rPr>
                <w:ins w:id="628" w:author="sudhahar vaithilingam" w:date="2022-07-02T19:07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508" w:type="dxa"/>
          </w:tcPr>
          <w:p w14:paraId="1A545924" w14:textId="77777777" w:rsidR="005E4636" w:rsidRPr="005E4636" w:rsidRDefault="005E4636" w:rsidP="005E4636">
            <w:pPr>
              <w:shd w:val="clear" w:color="auto" w:fill="FFFFFE"/>
              <w:spacing w:line="270" w:lineRule="atLeast"/>
              <w:rPr>
                <w:ins w:id="629" w:author="sudhahar vaithilingam" w:date="2022-07-02T19:07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630" w:author="sudhahar vaithilingam" w:date="2022-07-02T19:07:00Z"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{</w:t>
              </w:r>
            </w:ins>
          </w:p>
          <w:p w14:paraId="30EC738D" w14:textId="77777777" w:rsidR="005E4636" w:rsidRPr="005E4636" w:rsidRDefault="005E4636" w:rsidP="005E4636">
            <w:pPr>
              <w:shd w:val="clear" w:color="auto" w:fill="FFFFFE"/>
              <w:spacing w:line="270" w:lineRule="atLeast"/>
              <w:rPr>
                <w:ins w:id="631" w:author="sudhahar vaithilingam" w:date="2022-07-02T19:07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632" w:author="sudhahar vaithilingam" w:date="2022-07-02T19:07:00Z"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E463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"name"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E4636">
                <w:rPr>
                  <w:rFonts w:ascii="Courier New" w:eastAsia="Times New Roman" w:hAnsi="Courier New" w:cs="Courier New"/>
                  <w:color w:val="0451A5"/>
                  <w:sz w:val="18"/>
                  <w:szCs w:val="18"/>
                  <w:lang w:eastAsia="en-SG"/>
                </w:rPr>
                <w:t>"Bob"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7A19A7E9" w14:textId="77777777" w:rsidR="005E4636" w:rsidRPr="005E4636" w:rsidRDefault="005E4636" w:rsidP="005E4636">
            <w:pPr>
              <w:shd w:val="clear" w:color="auto" w:fill="FFFFFE"/>
              <w:spacing w:line="270" w:lineRule="atLeast"/>
              <w:rPr>
                <w:ins w:id="633" w:author="sudhahar vaithilingam" w:date="2022-07-02T19:07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634" w:author="sudhahar vaithilingam" w:date="2022-07-02T19:07:00Z"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E463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"balance"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E4636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90.0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454B7E9E" w14:textId="77777777" w:rsidR="005E4636" w:rsidRPr="005E4636" w:rsidRDefault="005E4636" w:rsidP="005E4636">
            <w:pPr>
              <w:shd w:val="clear" w:color="auto" w:fill="FFFFFE"/>
              <w:spacing w:line="270" w:lineRule="atLeast"/>
              <w:rPr>
                <w:ins w:id="635" w:author="sudhahar vaithilingam" w:date="2022-07-02T19:07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636" w:author="sudhahar vaithilingam" w:date="2022-07-02T19:07:00Z"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E463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"oweTo"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E4636">
                <w:rPr>
                  <w:rFonts w:ascii="Courier New" w:eastAsia="Times New Roman" w:hAnsi="Courier New" w:cs="Courier New"/>
                  <w:b/>
                  <w:bCs/>
                  <w:color w:val="0451A5"/>
                  <w:sz w:val="18"/>
                  <w:szCs w:val="18"/>
                  <w:lang w:eastAsia="en-SG"/>
                </w:rPr>
                <w:t>null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7C455FAB" w14:textId="77777777" w:rsidR="005E4636" w:rsidRPr="005E4636" w:rsidRDefault="005E4636" w:rsidP="005E4636">
            <w:pPr>
              <w:shd w:val="clear" w:color="auto" w:fill="FFFFFE"/>
              <w:spacing w:line="270" w:lineRule="atLeast"/>
              <w:rPr>
                <w:ins w:id="637" w:author="sudhahar vaithilingam" w:date="2022-07-02T19:07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638" w:author="sudhahar vaithilingam" w:date="2022-07-02T19:07:00Z"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E463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"oweToAmount"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E4636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0.0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0C740F05" w14:textId="77777777" w:rsidR="005E4636" w:rsidRPr="005E4636" w:rsidRDefault="005E4636" w:rsidP="005E4636">
            <w:pPr>
              <w:shd w:val="clear" w:color="auto" w:fill="FFFFFE"/>
              <w:spacing w:line="270" w:lineRule="atLeast"/>
              <w:rPr>
                <w:ins w:id="639" w:author="sudhahar vaithilingam" w:date="2022-07-02T19:07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640" w:author="sudhahar vaithilingam" w:date="2022-07-02T19:07:00Z"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E463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"oweFrom"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E4636">
                <w:rPr>
                  <w:rFonts w:ascii="Courier New" w:eastAsia="Times New Roman" w:hAnsi="Courier New" w:cs="Courier New"/>
                  <w:b/>
                  <w:bCs/>
                  <w:color w:val="0451A5"/>
                  <w:sz w:val="18"/>
                  <w:szCs w:val="18"/>
                  <w:lang w:eastAsia="en-SG"/>
                </w:rPr>
                <w:t>null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,</w:t>
              </w:r>
            </w:ins>
          </w:p>
          <w:p w14:paraId="5B70FBDF" w14:textId="77777777" w:rsidR="005E4636" w:rsidRPr="005E4636" w:rsidRDefault="005E4636" w:rsidP="005E4636">
            <w:pPr>
              <w:shd w:val="clear" w:color="auto" w:fill="FFFFFE"/>
              <w:spacing w:line="270" w:lineRule="atLeast"/>
              <w:rPr>
                <w:ins w:id="641" w:author="sudhahar vaithilingam" w:date="2022-07-02T19:07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642" w:author="sudhahar vaithilingam" w:date="2022-07-02T19:07:00Z"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    </w:t>
              </w:r>
              <w:r w:rsidRPr="005E4636">
                <w:rPr>
                  <w:rFonts w:ascii="Courier New" w:eastAsia="Times New Roman" w:hAnsi="Courier New" w:cs="Courier New"/>
                  <w:color w:val="A31515"/>
                  <w:sz w:val="18"/>
                  <w:szCs w:val="18"/>
                  <w:lang w:eastAsia="en-SG"/>
                </w:rPr>
                <w:t>"oweFromAmount"</w:t>
              </w:r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: </w:t>
              </w:r>
              <w:r w:rsidRPr="005E4636">
                <w:rPr>
                  <w:rFonts w:ascii="Courier New" w:eastAsia="Times New Roman" w:hAnsi="Courier New" w:cs="Courier New"/>
                  <w:color w:val="098658"/>
                  <w:sz w:val="18"/>
                  <w:szCs w:val="18"/>
                  <w:lang w:eastAsia="en-SG"/>
                </w:rPr>
                <w:t>0.0</w:t>
              </w:r>
            </w:ins>
          </w:p>
          <w:p w14:paraId="187B77AD" w14:textId="77777777" w:rsidR="005E4636" w:rsidRPr="005E4636" w:rsidRDefault="005E4636" w:rsidP="005E4636">
            <w:pPr>
              <w:shd w:val="clear" w:color="auto" w:fill="FFFFFE"/>
              <w:spacing w:line="270" w:lineRule="atLeast"/>
              <w:rPr>
                <w:ins w:id="643" w:author="sudhahar vaithilingam" w:date="2022-07-02T19:07:00Z"/>
                <w:rFonts w:ascii="Courier New" w:eastAsia="Times New Roman" w:hAnsi="Courier New" w:cs="Courier New"/>
                <w:color w:val="000000"/>
                <w:sz w:val="18"/>
                <w:szCs w:val="18"/>
                <w:lang w:eastAsia="en-SG"/>
              </w:rPr>
            </w:pPr>
            <w:ins w:id="644" w:author="sudhahar vaithilingam" w:date="2022-07-02T19:07:00Z">
              <w:r w:rsidRPr="005E4636">
                <w:rPr>
                  <w:rFonts w:ascii="Courier New" w:eastAsia="Times New Roman" w:hAnsi="Courier New" w:cs="Courier New"/>
                  <w:color w:val="000000"/>
                  <w:sz w:val="18"/>
                  <w:szCs w:val="18"/>
                  <w:lang w:eastAsia="en-SG"/>
                </w:rPr>
                <w:t>}</w:t>
              </w:r>
            </w:ins>
          </w:p>
          <w:p w14:paraId="0D42E2FA" w14:textId="77777777" w:rsidR="005E4636" w:rsidRDefault="005E4636" w:rsidP="00855272">
            <w:pPr>
              <w:rPr>
                <w:ins w:id="645" w:author="sudhahar vaithilingam" w:date="2022-07-02T19:07:00Z"/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</w:p>
        </w:tc>
      </w:tr>
    </w:tbl>
    <w:p w14:paraId="742AA5D8" w14:textId="7F7704C4" w:rsidR="005E4636" w:rsidRDefault="005E4636">
      <w:pPr>
        <w:rPr>
          <w:ins w:id="646" w:author="sudhahar vaithilingam" w:date="2022-07-02T19:06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13FEC0D4" w14:textId="1EE7FB17" w:rsidR="005E4636" w:rsidRDefault="002F09D5">
      <w:pPr>
        <w:rPr>
          <w:ins w:id="647" w:author="sudhahar vaithilingam" w:date="2022-07-02T19:05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ins w:id="648" w:author="sudhahar vaithilingam" w:date="2022-07-03T17:45:00Z">
        <w:r w:rsidRPr="002F09D5">
          <w:rPr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drawing>
            <wp:inline distT="0" distB="0" distL="0" distR="0" wp14:anchorId="44985249" wp14:editId="0696A933">
              <wp:extent cx="5731510" cy="2811780"/>
              <wp:effectExtent l="0" t="0" r="2540" b="762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811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1D9D97" w14:textId="1E990943" w:rsidR="00D96255" w:rsidRDefault="00D96255">
      <w:pP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70050151" w14:textId="77777777" w:rsidR="002714A8" w:rsidRDefault="002714A8">
      <w:pPr>
        <w:rPr>
          <w:ins w:id="649" w:author="sudhahar vaithilingam" w:date="2022-07-02T19:04:00Z"/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40C69AD9" w14:textId="10B9AF6A" w:rsidR="00AA67D8" w:rsidDel="005E4636" w:rsidRDefault="005E4636" w:rsidP="00E81FA9">
      <w:pPr>
        <w:rPr>
          <w:del w:id="650" w:author="sudhahar vaithilingam" w:date="2022-07-02T08:52:00Z"/>
          <w:lang w:val="en-US"/>
        </w:rPr>
      </w:pPr>
      <w:ins w:id="651" w:author="sudhahar vaithilingam" w:date="2022-07-02T19:07:00Z">
        <w:r>
          <w:rPr>
            <w:lang w:val="en-US"/>
          </w:rPr>
          <w:lastRenderedPageBreak/>
          <w:t>Alice Status:</w:t>
        </w:r>
      </w:ins>
    </w:p>
    <w:p w14:paraId="3E8B1D5F" w14:textId="6AE36F6E" w:rsidR="005E4636" w:rsidRDefault="005E4636" w:rsidP="005E4636">
      <w:pPr>
        <w:rPr>
          <w:ins w:id="652" w:author="sudhahar vaithilingam" w:date="2022-07-02T19:07:00Z"/>
          <w:lang w:val="en-US"/>
        </w:rPr>
      </w:pPr>
    </w:p>
    <w:p w14:paraId="3236B59D" w14:textId="52DE839F" w:rsidR="005E4636" w:rsidRDefault="002F09D5" w:rsidP="005E4636">
      <w:pPr>
        <w:rPr>
          <w:ins w:id="653" w:author="sudhahar vaithilingam" w:date="2022-07-02T19:07:00Z"/>
          <w:lang w:val="en-US"/>
        </w:rPr>
      </w:pPr>
      <w:ins w:id="654" w:author="sudhahar vaithilingam" w:date="2022-07-03T17:46:00Z">
        <w:r w:rsidRPr="002F09D5">
          <w:rPr>
            <w:lang w:val="en-US"/>
          </w:rPr>
          <w:drawing>
            <wp:inline distT="0" distB="0" distL="0" distR="0" wp14:anchorId="3D6C4E31" wp14:editId="7600D586">
              <wp:extent cx="5731510" cy="2648585"/>
              <wp:effectExtent l="0" t="0" r="254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648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2E9392" w14:textId="0D1CFCB3" w:rsidR="00CB44C8" w:rsidDel="00F13FDC" w:rsidRDefault="00CB44C8" w:rsidP="00E81FA9">
      <w:pPr>
        <w:rPr>
          <w:del w:id="655" w:author="sudhahar vaithilingam" w:date="2022-07-02T19:04:00Z"/>
        </w:rPr>
      </w:pPr>
      <w:del w:id="656" w:author="sudhahar vaithilingam" w:date="2022-07-02T08:51:00Z">
        <w:r w:rsidRPr="00CB44C8" w:rsidDel="00AA67D8">
          <w:rPr>
            <w:noProof/>
          </w:rPr>
          <w:drawing>
            <wp:inline distT="0" distB="0" distL="0" distR="0" wp14:anchorId="684112EA" wp14:editId="0341E4E2">
              <wp:extent cx="5731510" cy="2323465"/>
              <wp:effectExtent l="0" t="0" r="2540" b="63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3234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409EA38" w14:textId="77777777" w:rsidR="00B74773" w:rsidDel="00433BCE" w:rsidRDefault="00B74773" w:rsidP="00E81FA9">
      <w:pPr>
        <w:rPr>
          <w:del w:id="657" w:author="sudhahar vaithilingam" w:date="2022-07-02T19:04:00Z"/>
        </w:rPr>
      </w:pPr>
    </w:p>
    <w:p w14:paraId="54F82A8C" w14:textId="513FC702" w:rsidR="00433BCE" w:rsidRDefault="00433BCE" w:rsidP="00433BCE">
      <w:pPr>
        <w:rPr>
          <w:ins w:id="658" w:author="sudhahar vaithilingam" w:date="2022-07-03T09:01:00Z"/>
        </w:rPr>
      </w:pPr>
    </w:p>
    <w:p w14:paraId="500C7A95" w14:textId="6BA12A5E" w:rsidR="00433BCE" w:rsidRPr="00433BCE" w:rsidRDefault="00433BCE" w:rsidP="00433BCE">
      <w:pPr>
        <w:rPr>
          <w:ins w:id="659" w:author="sudhahar vaithilingam" w:date="2022-07-03T09:03:00Z"/>
          <w:b/>
          <w:bCs/>
          <w:rPrChange w:id="660" w:author="sudhahar vaithilingam" w:date="2022-07-03T09:04:00Z">
            <w:rPr>
              <w:ins w:id="661" w:author="sudhahar vaithilingam" w:date="2022-07-03T09:03:00Z"/>
            </w:rPr>
          </w:rPrChange>
        </w:rPr>
      </w:pPr>
      <w:ins w:id="662" w:author="sudhahar vaithilingam" w:date="2022-07-03T09:03:00Z">
        <w:r w:rsidRPr="00433BCE">
          <w:rPr>
            <w:b/>
            <w:bCs/>
            <w:rPrChange w:id="663" w:author="sudhahar vaithilingam" w:date="2022-07-03T09:04:00Z">
              <w:rPr/>
            </w:rPrChange>
          </w:rPr>
          <w:t>Extra features added in</w:t>
        </w:r>
      </w:ins>
      <w:ins w:id="664" w:author="sudhahar vaithilingam" w:date="2022-07-03T09:05:00Z">
        <w:r w:rsidR="000C6A69">
          <w:rPr>
            <w:b/>
            <w:bCs/>
          </w:rPr>
          <w:t xml:space="preserve"> to</w:t>
        </w:r>
      </w:ins>
      <w:ins w:id="665" w:author="sudhahar vaithilingam" w:date="2022-07-03T09:03:00Z">
        <w:r w:rsidRPr="00433BCE">
          <w:rPr>
            <w:b/>
            <w:bCs/>
            <w:rPrChange w:id="666" w:author="sudhahar vaithilingam" w:date="2022-07-03T09:04:00Z">
              <w:rPr/>
            </w:rPrChange>
          </w:rPr>
          <w:t xml:space="preserve"> Micro Service</w:t>
        </w:r>
      </w:ins>
    </w:p>
    <w:p w14:paraId="16C27D42" w14:textId="187DC5CC" w:rsidR="00433BCE" w:rsidRDefault="00433BCE" w:rsidP="00433BCE">
      <w:pPr>
        <w:pStyle w:val="ListParagraph"/>
        <w:numPr>
          <w:ilvl w:val="0"/>
          <w:numId w:val="1"/>
        </w:numPr>
        <w:rPr>
          <w:ins w:id="667" w:author="sudhahar vaithilingam" w:date="2022-07-03T10:26:00Z"/>
        </w:rPr>
      </w:pPr>
      <w:ins w:id="668" w:author="sudhahar vaithilingam" w:date="2022-07-03T09:03:00Z">
        <w:r>
          <w:t>Swagger Implementation</w:t>
        </w:r>
      </w:ins>
    </w:p>
    <w:p w14:paraId="2C19D95C" w14:textId="5F97B6F2" w:rsidR="00255862" w:rsidRDefault="00255862" w:rsidP="00255862">
      <w:pPr>
        <w:pStyle w:val="ListParagraph"/>
        <w:rPr>
          <w:ins w:id="669" w:author="sudhahar vaithilingam" w:date="2022-07-03T10:26:00Z"/>
        </w:rPr>
      </w:pPr>
      <w:ins w:id="670" w:author="sudhahar vaithilingam" w:date="2022-07-03T10:26:00Z">
        <w:r>
          <w:fldChar w:fldCharType="begin"/>
        </w:r>
        <w:r>
          <w:instrText xml:space="preserve"> HYPERLINK "</w:instrText>
        </w:r>
        <w:r w:rsidRPr="00255862">
          <w:instrText>http://localhost:11016/swagger-ui/index.html?configUrl=/swagger19/swagger-config</w:instrText>
        </w:r>
        <w:r>
          <w:instrText xml:space="preserve">" </w:instrText>
        </w:r>
      </w:ins>
      <w:ins w:id="671" w:author="sudhahar vaithilingam" w:date="2022-07-03T10:26:00Z">
        <w:r>
          <w:fldChar w:fldCharType="separate"/>
        </w:r>
        <w:r w:rsidRPr="007C4CE6">
          <w:rPr>
            <w:rStyle w:val="Hyperlink"/>
          </w:rPr>
          <w:t>http://localhost:11016/swagger-ui/index.html?configUrl=/swagger19/swagger-config</w:t>
        </w:r>
        <w:r>
          <w:fldChar w:fldCharType="end"/>
        </w:r>
      </w:ins>
    </w:p>
    <w:p w14:paraId="4C0F22A0" w14:textId="77777777" w:rsidR="00255862" w:rsidRDefault="00255862">
      <w:pPr>
        <w:pStyle w:val="ListParagraph"/>
        <w:rPr>
          <w:ins w:id="672" w:author="sudhahar vaithilingam" w:date="2022-07-03T09:04:00Z"/>
        </w:rPr>
        <w:pPrChange w:id="673" w:author="sudhahar vaithilingam" w:date="2022-07-03T10:26:00Z">
          <w:pPr>
            <w:pStyle w:val="ListParagraph"/>
            <w:numPr>
              <w:numId w:val="1"/>
            </w:numPr>
            <w:ind w:hanging="360"/>
          </w:pPr>
        </w:pPrChange>
      </w:pPr>
    </w:p>
    <w:p w14:paraId="66A09699" w14:textId="188E9977" w:rsidR="00433BCE" w:rsidRDefault="002714A8" w:rsidP="00433BCE">
      <w:pPr>
        <w:pStyle w:val="ListParagraph"/>
      </w:pPr>
      <w:r w:rsidRPr="002714A8">
        <w:drawing>
          <wp:inline distT="0" distB="0" distL="0" distR="0" wp14:anchorId="5F377C79" wp14:editId="2AD0F08F">
            <wp:extent cx="5731510" cy="284861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2460" w14:textId="119A7EE1" w:rsidR="002714A8" w:rsidRDefault="002714A8" w:rsidP="00433BCE">
      <w:pPr>
        <w:pStyle w:val="ListParagraph"/>
        <w:rPr>
          <w:ins w:id="674" w:author="sudhahar vaithilingam" w:date="2022-07-03T09:04:00Z"/>
        </w:rPr>
      </w:pPr>
      <w:r w:rsidRPr="002714A8">
        <w:lastRenderedPageBreak/>
        <w:drawing>
          <wp:inline distT="0" distB="0" distL="0" distR="0" wp14:anchorId="6F024AC3" wp14:editId="4FD0E851">
            <wp:extent cx="5731510" cy="273367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F9C3" w14:textId="52529214" w:rsidR="00433BCE" w:rsidRDefault="00433BCE" w:rsidP="00433BCE">
      <w:pPr>
        <w:pStyle w:val="ListParagraph"/>
        <w:rPr>
          <w:ins w:id="675" w:author="sudhahar vaithilingam" w:date="2022-07-03T09:04:00Z"/>
        </w:rPr>
      </w:pPr>
    </w:p>
    <w:p w14:paraId="44BAFC21" w14:textId="58D59D48" w:rsidR="00433BCE" w:rsidRDefault="00433BCE">
      <w:pPr>
        <w:pStyle w:val="ListParagraph"/>
        <w:rPr>
          <w:ins w:id="676" w:author="sudhahar vaithilingam" w:date="2022-07-03T09:03:00Z"/>
        </w:rPr>
        <w:pPrChange w:id="677" w:author="sudhahar vaithilingam" w:date="2022-07-03T09:04:00Z">
          <w:pPr/>
        </w:pPrChange>
      </w:pPr>
    </w:p>
    <w:p w14:paraId="7C72F820" w14:textId="5EDC1774" w:rsidR="00433BCE" w:rsidRDefault="00433BCE" w:rsidP="00433BCE">
      <w:pPr>
        <w:rPr>
          <w:ins w:id="678" w:author="sudhahar vaithilingam" w:date="2022-07-03T09:03:00Z"/>
        </w:rPr>
      </w:pPr>
    </w:p>
    <w:p w14:paraId="3C7CA31E" w14:textId="77777777" w:rsidR="00433BCE" w:rsidRDefault="00433BCE" w:rsidP="00433BCE">
      <w:pPr>
        <w:rPr>
          <w:ins w:id="679" w:author="sudhahar vaithilingam" w:date="2022-07-03T09:01:00Z"/>
        </w:rPr>
      </w:pPr>
    </w:p>
    <w:p w14:paraId="4B18191E" w14:textId="14D94F15" w:rsidR="00CB44C8" w:rsidDel="00E81FA9" w:rsidRDefault="00CB44C8">
      <w:pPr>
        <w:rPr>
          <w:del w:id="680" w:author="sudhahar vaithilingam" w:date="2022-07-02T19:04:00Z"/>
        </w:rPr>
      </w:pPr>
    </w:p>
    <w:p w14:paraId="6AB8BF66" w14:textId="6FBB8356" w:rsidR="00CB44C8" w:rsidDel="00E81FA9" w:rsidRDefault="00CB44C8">
      <w:pPr>
        <w:rPr>
          <w:del w:id="681" w:author="sudhahar vaithilingam" w:date="2022-07-02T19:04:00Z"/>
        </w:rPr>
      </w:pPr>
    </w:p>
    <w:p w14:paraId="569AC4CA" w14:textId="07AA689E" w:rsidR="00CB44C8" w:rsidDel="00E81FA9" w:rsidRDefault="00CB44C8">
      <w:pPr>
        <w:rPr>
          <w:del w:id="682" w:author="sudhahar vaithilingam" w:date="2022-07-02T19:04:00Z"/>
        </w:rPr>
      </w:pPr>
    </w:p>
    <w:p w14:paraId="5DEACAE1" w14:textId="2F7C17F1" w:rsidR="00CB44C8" w:rsidDel="00E81FA9" w:rsidRDefault="00CB44C8">
      <w:pPr>
        <w:rPr>
          <w:del w:id="683" w:author="sudhahar vaithilingam" w:date="2022-07-02T19:04:00Z"/>
        </w:rPr>
      </w:pPr>
    </w:p>
    <w:p w14:paraId="305037F4" w14:textId="46AF4846" w:rsidR="00CB44C8" w:rsidDel="00E81FA9" w:rsidRDefault="00CB44C8">
      <w:pPr>
        <w:rPr>
          <w:del w:id="684" w:author="sudhahar vaithilingam" w:date="2022-07-02T19:04:00Z"/>
        </w:rPr>
      </w:pPr>
    </w:p>
    <w:p w14:paraId="0225B434" w14:textId="4D748975" w:rsidR="00CB44C8" w:rsidDel="00E81FA9" w:rsidRDefault="00CB44C8">
      <w:pPr>
        <w:rPr>
          <w:del w:id="685" w:author="sudhahar vaithilingam" w:date="2022-07-02T19:04:00Z"/>
        </w:rPr>
      </w:pPr>
    </w:p>
    <w:p w14:paraId="4FC46A8B" w14:textId="0ACA3A27" w:rsidR="00CB44C8" w:rsidDel="00E81FA9" w:rsidRDefault="00CB44C8">
      <w:pPr>
        <w:rPr>
          <w:del w:id="686" w:author="sudhahar vaithilingam" w:date="2022-07-02T19:04:00Z"/>
        </w:rPr>
      </w:pPr>
    </w:p>
    <w:p w14:paraId="3118D41A" w14:textId="0B25AC2F" w:rsidR="00CB44C8" w:rsidDel="00E81FA9" w:rsidRDefault="00CB44C8">
      <w:pPr>
        <w:rPr>
          <w:del w:id="687" w:author="sudhahar vaithilingam" w:date="2022-07-02T19:04:00Z"/>
        </w:rPr>
      </w:pPr>
    </w:p>
    <w:p w14:paraId="79AC17A3" w14:textId="3F4B3B86" w:rsidR="00CB44C8" w:rsidDel="00E81FA9" w:rsidRDefault="00CB44C8">
      <w:pPr>
        <w:rPr>
          <w:del w:id="688" w:author="sudhahar vaithilingam" w:date="2022-07-02T19:04:00Z"/>
        </w:rPr>
      </w:pPr>
    </w:p>
    <w:p w14:paraId="16B762C3" w14:textId="3798C69C" w:rsidR="00CB44C8" w:rsidDel="00E81FA9" w:rsidRDefault="00CB44C8">
      <w:pPr>
        <w:rPr>
          <w:del w:id="689" w:author="sudhahar vaithilingam" w:date="2022-07-02T19:04:00Z"/>
        </w:rPr>
      </w:pPr>
      <w:del w:id="690" w:author="sudhahar vaithilingam" w:date="2022-07-02T19:04:00Z">
        <w:r w:rsidDel="00E81FA9">
          <w:delText>Topup</w:delText>
        </w:r>
      </w:del>
      <w:del w:id="691" w:author="sudhahar vaithilingam" w:date="2022-07-02T08:48:00Z">
        <w:r w:rsidDel="007302E0">
          <w:delText>:</w:delText>
        </w:r>
      </w:del>
    </w:p>
    <w:p w14:paraId="5EC30A4A" w14:textId="63A2F908" w:rsidR="00CB44C8" w:rsidDel="007302E0" w:rsidRDefault="00CB44C8">
      <w:pPr>
        <w:rPr>
          <w:del w:id="692" w:author="sudhahar vaithilingam" w:date="2022-07-02T08:48:00Z"/>
        </w:rPr>
      </w:pPr>
    </w:p>
    <w:p w14:paraId="60DF1CC0" w14:textId="05F1B3C2" w:rsidR="00CB44C8" w:rsidDel="00E81FA9" w:rsidRDefault="00C04DAB">
      <w:pPr>
        <w:rPr>
          <w:del w:id="693" w:author="sudhahar vaithilingam" w:date="2022-07-02T19:04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del w:id="694" w:author="sudhahar vaithilingam" w:date="2022-07-02T19:04:00Z">
        <w:r w:rsidDel="00E81FA9">
          <w:fldChar w:fldCharType="begin"/>
        </w:r>
        <w:r w:rsidDel="00E81FA9">
          <w:delInstrText>HYPERLINK "http://localhost:11016/xyzbank/api/topup"</w:delInstrText>
        </w:r>
        <w:r w:rsidDel="00E81FA9">
          <w:fldChar w:fldCharType="separate"/>
        </w:r>
      </w:del>
      <w:r w:rsidR="002714A8">
        <w:rPr>
          <w:b/>
          <w:bCs/>
          <w:lang w:val="en-US"/>
        </w:rPr>
        <w:t>Error! Hyperlink reference not valid.</w:t>
      </w:r>
      <w:del w:id="695" w:author="sudhahar vaithilingam" w:date="2022-07-02T19:04:00Z">
        <w:r w:rsidDel="00E81FA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fldChar w:fldCharType="end"/>
        </w:r>
      </w:del>
    </w:p>
    <w:p w14:paraId="0056E177" w14:textId="37C55833" w:rsidR="00010150" w:rsidDel="007302E0" w:rsidRDefault="00010150">
      <w:pPr>
        <w:rPr>
          <w:del w:id="696" w:author="sudhahar vaithilingam" w:date="2022-07-02T08:48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3B67B888" w14:textId="55F2D987" w:rsidR="00010150" w:rsidDel="00E81FA9" w:rsidRDefault="00010150">
      <w:pPr>
        <w:rPr>
          <w:del w:id="697" w:author="sudhahar vaithilingam" w:date="2022-07-02T19:04:00Z"/>
        </w:rPr>
      </w:pPr>
      <w:del w:id="698" w:author="sudhahar vaithilingam" w:date="2022-07-02T19:04:00Z">
        <w:r w:rsidDel="00E81FA9">
          <w:delText>Request:</w:delText>
        </w:r>
      </w:del>
    </w:p>
    <w:p w14:paraId="151F0C94" w14:textId="1C9044B4" w:rsidR="00010150" w:rsidRPr="00CF33B2" w:rsidDel="00AA67D8" w:rsidRDefault="00010150">
      <w:pPr>
        <w:rPr>
          <w:del w:id="699" w:author="sudhahar vaithilingam" w:date="2022-07-02T08:53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  <w:pPrChange w:id="700" w:author="sudhahar vaithilingam" w:date="2022-07-02T19:04:00Z">
          <w:pPr>
            <w:shd w:val="clear" w:color="auto" w:fill="FFFFFE"/>
            <w:spacing w:after="0" w:line="270" w:lineRule="atLeast"/>
          </w:pPr>
        </w:pPrChange>
      </w:pPr>
      <w:del w:id="701" w:author="sudhahar vaithilingam" w:date="2022-07-02T08:53:00Z">
        <w:r w:rsidRPr="00CF33B2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{</w:delText>
        </w:r>
      </w:del>
    </w:p>
    <w:p w14:paraId="63325511" w14:textId="2899B899" w:rsidR="00010150" w:rsidRPr="00CF33B2" w:rsidDel="00AA67D8" w:rsidRDefault="00010150">
      <w:pPr>
        <w:rPr>
          <w:del w:id="702" w:author="sudhahar vaithilingam" w:date="2022-07-02T08:53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  <w:pPrChange w:id="703" w:author="sudhahar vaithilingam" w:date="2022-07-02T19:04:00Z">
          <w:pPr>
            <w:shd w:val="clear" w:color="auto" w:fill="FFFFFE"/>
            <w:spacing w:after="0" w:line="270" w:lineRule="atLeast"/>
          </w:pPr>
        </w:pPrChange>
      </w:pPr>
      <w:del w:id="704" w:author="sudhahar vaithilingam" w:date="2022-07-02T08:53:00Z">
        <w:r w:rsidRPr="00CF33B2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    </w:delText>
        </w:r>
        <w:r w:rsidRPr="00CF33B2" w:rsidDel="00AA67D8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delText>"name"</w:delText>
        </w:r>
        <w:r w:rsidRPr="00CF33B2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: </w:delText>
        </w:r>
        <w:r w:rsidRPr="00CF33B2" w:rsidDel="00AA67D8">
          <w:rPr>
            <w:rFonts w:ascii="Courier New" w:eastAsia="Times New Roman" w:hAnsi="Courier New" w:cs="Courier New"/>
            <w:color w:val="0451A5"/>
            <w:sz w:val="18"/>
            <w:szCs w:val="18"/>
            <w:lang w:eastAsia="en-SG"/>
          </w:rPr>
          <w:delText>"</w:delText>
        </w:r>
      </w:del>
      <w:del w:id="705" w:author="sudhahar vaithilingam" w:date="2022-07-02T08:47:00Z">
        <w:r w:rsidRPr="00CF33B2" w:rsidDel="005566E2">
          <w:rPr>
            <w:rFonts w:ascii="Courier New" w:eastAsia="Times New Roman" w:hAnsi="Courier New" w:cs="Courier New"/>
            <w:color w:val="0451A5"/>
            <w:sz w:val="18"/>
            <w:szCs w:val="18"/>
            <w:lang w:eastAsia="en-SG"/>
          </w:rPr>
          <w:delText>Bob</w:delText>
        </w:r>
      </w:del>
      <w:del w:id="706" w:author="sudhahar vaithilingam" w:date="2022-07-02T08:53:00Z">
        <w:r w:rsidRPr="00CF33B2" w:rsidDel="00AA67D8">
          <w:rPr>
            <w:rFonts w:ascii="Courier New" w:eastAsia="Times New Roman" w:hAnsi="Courier New" w:cs="Courier New"/>
            <w:color w:val="0451A5"/>
            <w:sz w:val="18"/>
            <w:szCs w:val="18"/>
            <w:lang w:eastAsia="en-SG"/>
          </w:rPr>
          <w:delText>"</w:delText>
        </w:r>
        <w:r w:rsidRPr="00CF33B2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,</w:delText>
        </w:r>
      </w:del>
    </w:p>
    <w:p w14:paraId="1CF65C12" w14:textId="0B24E816" w:rsidR="00010150" w:rsidRPr="00CF33B2" w:rsidDel="00AA67D8" w:rsidRDefault="00010150">
      <w:pPr>
        <w:rPr>
          <w:del w:id="707" w:author="sudhahar vaithilingam" w:date="2022-07-02T08:53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  <w:pPrChange w:id="708" w:author="sudhahar vaithilingam" w:date="2022-07-02T19:04:00Z">
          <w:pPr>
            <w:shd w:val="clear" w:color="auto" w:fill="FFFFFE"/>
            <w:spacing w:after="0" w:line="270" w:lineRule="atLeast"/>
          </w:pPr>
        </w:pPrChange>
      </w:pPr>
      <w:del w:id="709" w:author="sudhahar vaithilingam" w:date="2022-07-02T08:53:00Z">
        <w:r w:rsidRPr="00CF33B2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    </w:delText>
        </w:r>
        <w:r w:rsidRPr="00CF33B2" w:rsidDel="00AA67D8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delText>"amount"</w:delText>
        </w:r>
        <w:r w:rsidRPr="00CF33B2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: </w:delText>
        </w:r>
        <w:r w:rsidRPr="00CF33B2" w:rsidDel="00AA67D8">
          <w:rPr>
            <w:rFonts w:ascii="Courier New" w:eastAsia="Times New Roman" w:hAnsi="Courier New" w:cs="Courier New"/>
            <w:color w:val="098658"/>
            <w:sz w:val="18"/>
            <w:szCs w:val="18"/>
            <w:lang w:eastAsia="en-SG"/>
          </w:rPr>
          <w:delText>100</w:delText>
        </w:r>
        <w:r w:rsidRPr="00CF33B2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   </w:delText>
        </w:r>
      </w:del>
    </w:p>
    <w:p w14:paraId="3236F1C9" w14:textId="65CE667D" w:rsidR="00010150" w:rsidRPr="00CF33B2" w:rsidDel="00AA67D8" w:rsidRDefault="00010150">
      <w:pPr>
        <w:rPr>
          <w:del w:id="710" w:author="sudhahar vaithilingam" w:date="2022-07-02T08:53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  <w:pPrChange w:id="711" w:author="sudhahar vaithilingam" w:date="2022-07-02T19:04:00Z">
          <w:pPr>
            <w:shd w:val="clear" w:color="auto" w:fill="FFFFFE"/>
            <w:spacing w:after="0" w:line="270" w:lineRule="atLeast"/>
          </w:pPr>
        </w:pPrChange>
      </w:pPr>
      <w:del w:id="712" w:author="sudhahar vaithilingam" w:date="2022-07-02T08:53:00Z">
        <w:r w:rsidRPr="00CF33B2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}</w:delText>
        </w:r>
      </w:del>
    </w:p>
    <w:p w14:paraId="00E67E4C" w14:textId="59908925" w:rsidR="00010150" w:rsidDel="007302E0" w:rsidRDefault="00010150">
      <w:pPr>
        <w:rPr>
          <w:del w:id="713" w:author="sudhahar vaithilingam" w:date="2022-07-02T08:48:00Z"/>
        </w:rPr>
      </w:pPr>
    </w:p>
    <w:p w14:paraId="2587C7A8" w14:textId="5541C7DC" w:rsidR="00010150" w:rsidDel="00E81FA9" w:rsidRDefault="00010150">
      <w:pPr>
        <w:rPr>
          <w:del w:id="714" w:author="sudhahar vaithilingam" w:date="2022-07-02T19:04:00Z"/>
        </w:rPr>
      </w:pPr>
      <w:del w:id="715" w:author="sudhahar vaithilingam" w:date="2022-07-02T19:04:00Z">
        <w:r w:rsidDel="00E81FA9">
          <w:delText>Response:</w:delText>
        </w:r>
      </w:del>
    </w:p>
    <w:p w14:paraId="5AB235F7" w14:textId="093F2C67" w:rsidR="00010150" w:rsidRPr="00010150" w:rsidDel="00AA67D8" w:rsidRDefault="00010150">
      <w:pPr>
        <w:rPr>
          <w:del w:id="716" w:author="sudhahar vaithilingam" w:date="2022-07-02T08:53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  <w:pPrChange w:id="717" w:author="sudhahar vaithilingam" w:date="2022-07-02T19:04:00Z">
          <w:pPr>
            <w:shd w:val="clear" w:color="auto" w:fill="FFFFFE"/>
            <w:spacing w:after="0" w:line="270" w:lineRule="atLeast"/>
          </w:pPr>
        </w:pPrChange>
      </w:pPr>
      <w:del w:id="718" w:author="sudhahar vaithilingam" w:date="2022-07-02T08:53:00Z">
        <w:r w:rsidRPr="00010150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{</w:delText>
        </w:r>
      </w:del>
    </w:p>
    <w:p w14:paraId="01CD2E02" w14:textId="7B929930" w:rsidR="00010150" w:rsidRPr="00010150" w:rsidDel="00AA67D8" w:rsidRDefault="00010150">
      <w:pPr>
        <w:rPr>
          <w:del w:id="719" w:author="sudhahar vaithilingam" w:date="2022-07-02T08:53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  <w:pPrChange w:id="720" w:author="sudhahar vaithilingam" w:date="2022-07-02T19:04:00Z">
          <w:pPr>
            <w:shd w:val="clear" w:color="auto" w:fill="FFFFFE"/>
            <w:spacing w:after="0" w:line="270" w:lineRule="atLeast"/>
          </w:pPr>
        </w:pPrChange>
      </w:pPr>
      <w:del w:id="721" w:author="sudhahar vaithilingam" w:date="2022-07-02T08:53:00Z">
        <w:r w:rsidRPr="00010150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    </w:delText>
        </w:r>
        <w:r w:rsidRPr="00010150" w:rsidDel="00AA67D8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delText>"name"</w:delText>
        </w:r>
        <w:r w:rsidRPr="00010150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: </w:delText>
        </w:r>
        <w:r w:rsidRPr="00010150" w:rsidDel="00AA67D8">
          <w:rPr>
            <w:rFonts w:ascii="Courier New" w:eastAsia="Times New Roman" w:hAnsi="Courier New" w:cs="Courier New"/>
            <w:color w:val="0451A5"/>
            <w:sz w:val="18"/>
            <w:szCs w:val="18"/>
            <w:lang w:eastAsia="en-SG"/>
          </w:rPr>
          <w:delText>"</w:delText>
        </w:r>
      </w:del>
      <w:del w:id="722" w:author="sudhahar vaithilingam" w:date="2022-07-02T08:47:00Z">
        <w:r w:rsidRPr="00010150" w:rsidDel="005566E2">
          <w:rPr>
            <w:rFonts w:ascii="Courier New" w:eastAsia="Times New Roman" w:hAnsi="Courier New" w:cs="Courier New"/>
            <w:color w:val="0451A5"/>
            <w:sz w:val="18"/>
            <w:szCs w:val="18"/>
            <w:lang w:eastAsia="en-SG"/>
          </w:rPr>
          <w:delText>Bob</w:delText>
        </w:r>
      </w:del>
      <w:del w:id="723" w:author="sudhahar vaithilingam" w:date="2022-07-02T08:53:00Z">
        <w:r w:rsidRPr="00010150" w:rsidDel="00AA67D8">
          <w:rPr>
            <w:rFonts w:ascii="Courier New" w:eastAsia="Times New Roman" w:hAnsi="Courier New" w:cs="Courier New"/>
            <w:color w:val="0451A5"/>
            <w:sz w:val="18"/>
            <w:szCs w:val="18"/>
            <w:lang w:eastAsia="en-SG"/>
          </w:rPr>
          <w:delText>"</w:delText>
        </w:r>
        <w:r w:rsidRPr="00010150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,</w:delText>
        </w:r>
      </w:del>
    </w:p>
    <w:p w14:paraId="376ABE12" w14:textId="4C849405" w:rsidR="00010150" w:rsidRPr="00010150" w:rsidDel="00AA67D8" w:rsidRDefault="00010150">
      <w:pPr>
        <w:rPr>
          <w:del w:id="724" w:author="sudhahar vaithilingam" w:date="2022-07-02T08:53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  <w:pPrChange w:id="725" w:author="sudhahar vaithilingam" w:date="2022-07-02T19:04:00Z">
          <w:pPr>
            <w:shd w:val="clear" w:color="auto" w:fill="FFFFFE"/>
            <w:spacing w:after="0" w:line="270" w:lineRule="atLeast"/>
          </w:pPr>
        </w:pPrChange>
      </w:pPr>
      <w:del w:id="726" w:author="sudhahar vaithilingam" w:date="2022-07-02T08:53:00Z">
        <w:r w:rsidRPr="00010150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    </w:delText>
        </w:r>
        <w:r w:rsidRPr="00010150" w:rsidDel="00AA67D8">
          <w:rPr>
            <w:rFonts w:ascii="Courier New" w:eastAsia="Times New Roman" w:hAnsi="Courier New" w:cs="Courier New"/>
            <w:color w:val="A31515"/>
            <w:sz w:val="18"/>
            <w:szCs w:val="18"/>
            <w:lang w:eastAsia="en-SG"/>
          </w:rPr>
          <w:delText>"balance"</w:delText>
        </w:r>
        <w:r w:rsidRPr="00010150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: </w:delText>
        </w:r>
      </w:del>
      <w:del w:id="727" w:author="sudhahar vaithilingam" w:date="2022-07-02T08:48:00Z">
        <w:r w:rsidRPr="00010150" w:rsidDel="005566E2">
          <w:rPr>
            <w:rFonts w:ascii="Courier New" w:eastAsia="Times New Roman" w:hAnsi="Courier New" w:cs="Courier New"/>
            <w:color w:val="098658"/>
            <w:sz w:val="18"/>
            <w:szCs w:val="18"/>
            <w:lang w:eastAsia="en-SG"/>
          </w:rPr>
          <w:delText>350</w:delText>
        </w:r>
      </w:del>
      <w:del w:id="728" w:author="sudhahar vaithilingam" w:date="2022-07-02T08:53:00Z">
        <w:r w:rsidRPr="00010150" w:rsidDel="00AA67D8">
          <w:rPr>
            <w:rFonts w:ascii="Courier New" w:eastAsia="Times New Roman" w:hAnsi="Courier New" w:cs="Courier New"/>
            <w:color w:val="098658"/>
            <w:sz w:val="18"/>
            <w:szCs w:val="18"/>
            <w:lang w:eastAsia="en-SG"/>
          </w:rPr>
          <w:delText>.0</w:delText>
        </w:r>
      </w:del>
    </w:p>
    <w:p w14:paraId="150A8CFD" w14:textId="152F647A" w:rsidR="00010150" w:rsidRPr="00010150" w:rsidDel="007302E0" w:rsidRDefault="00010150">
      <w:pPr>
        <w:rPr>
          <w:del w:id="729" w:author="sudhahar vaithilingam" w:date="2022-07-02T08:48:00Z"/>
          <w:rFonts w:ascii="Courier New" w:eastAsia="Times New Roman" w:hAnsi="Courier New" w:cs="Courier New"/>
          <w:color w:val="000000"/>
          <w:sz w:val="18"/>
          <w:szCs w:val="18"/>
          <w:lang w:eastAsia="en-SG"/>
        </w:rPr>
        <w:pPrChange w:id="730" w:author="sudhahar vaithilingam" w:date="2022-07-02T19:04:00Z">
          <w:pPr>
            <w:shd w:val="clear" w:color="auto" w:fill="FFFFFE"/>
            <w:spacing w:after="0" w:line="270" w:lineRule="atLeast"/>
          </w:pPr>
        </w:pPrChange>
      </w:pPr>
      <w:del w:id="731" w:author="sudhahar vaithilingam" w:date="2022-07-02T08:53:00Z">
        <w:r w:rsidRPr="00010150" w:rsidDel="00AA67D8">
          <w:rPr>
            <w:rFonts w:ascii="Courier New" w:eastAsia="Times New Roman" w:hAnsi="Courier New" w:cs="Courier New"/>
            <w:color w:val="000000"/>
            <w:sz w:val="18"/>
            <w:szCs w:val="18"/>
            <w:lang w:eastAsia="en-SG"/>
          </w:rPr>
          <w:delText>}</w:delText>
        </w:r>
      </w:del>
    </w:p>
    <w:p w14:paraId="450DBF11" w14:textId="2917E84A" w:rsidR="00010150" w:rsidDel="00AA67D8" w:rsidRDefault="00010150">
      <w:pPr>
        <w:rPr>
          <w:del w:id="732" w:author="sudhahar vaithilingam" w:date="2022-07-02T08:54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4427F862" w14:textId="2651AA10" w:rsidR="00CB44C8" w:rsidDel="00491997" w:rsidRDefault="00CB44C8">
      <w:pPr>
        <w:rPr>
          <w:del w:id="733" w:author="sudhahar vaithilingam" w:date="2022-07-02T08:48:00Z"/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767A2976" w14:textId="2EAA6E66" w:rsidR="00CB44C8" w:rsidDel="00AA67D8" w:rsidRDefault="00CB44C8">
      <w:pPr>
        <w:rPr>
          <w:del w:id="734" w:author="sudhahar vaithilingam" w:date="2022-07-02T08:54:00Z"/>
        </w:rPr>
      </w:pPr>
      <w:del w:id="735" w:author="sudhahar vaithilingam" w:date="2022-07-02T08:48:00Z">
        <w:r w:rsidRPr="00CB44C8" w:rsidDel="00491997">
          <w:rPr>
            <w:noProof/>
          </w:rPr>
          <w:drawing>
            <wp:inline distT="0" distB="0" distL="0" distR="0" wp14:anchorId="2EEE6423" wp14:editId="1184C99B">
              <wp:extent cx="5731510" cy="2562860"/>
              <wp:effectExtent l="0" t="0" r="2540" b="889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5628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04C772E" w14:textId="1A73825C" w:rsidR="00CB44C8" w:rsidDel="00AA67D8" w:rsidRDefault="00CB44C8">
      <w:pPr>
        <w:rPr>
          <w:del w:id="736" w:author="sudhahar vaithilingam" w:date="2022-07-02T08:54:00Z"/>
        </w:rPr>
      </w:pPr>
    </w:p>
    <w:p w14:paraId="75138E2C" w14:textId="41AC01E2" w:rsidR="00CB44C8" w:rsidDel="00AA67D8" w:rsidRDefault="00CB44C8">
      <w:pPr>
        <w:rPr>
          <w:del w:id="737" w:author="sudhahar vaithilingam" w:date="2022-07-02T08:54:00Z"/>
        </w:rPr>
      </w:pPr>
      <w:del w:id="738" w:author="sudhahar vaithilingam" w:date="2022-07-02T08:48:00Z">
        <w:r w:rsidRPr="00CB44C8" w:rsidDel="00491997">
          <w:rPr>
            <w:noProof/>
          </w:rPr>
          <w:drawing>
            <wp:inline distT="0" distB="0" distL="0" distR="0" wp14:anchorId="7BD66B9D" wp14:editId="1EC6D5FE">
              <wp:extent cx="5731510" cy="2404745"/>
              <wp:effectExtent l="0" t="0" r="254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4047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B9D29A2" w14:textId="0D71C27C" w:rsidR="00CB44C8" w:rsidDel="00AA67D8" w:rsidRDefault="00CB44C8">
      <w:pPr>
        <w:rPr>
          <w:del w:id="739" w:author="sudhahar vaithilingam" w:date="2022-07-02T08:54:00Z"/>
        </w:rPr>
      </w:pPr>
    </w:p>
    <w:p w14:paraId="543CA96F" w14:textId="13980FC6" w:rsidR="00CB44C8" w:rsidDel="00FE29F7" w:rsidRDefault="00CB44C8">
      <w:pPr>
        <w:rPr>
          <w:del w:id="740" w:author="sudhahar vaithilingam" w:date="2022-07-02T08:56:00Z"/>
        </w:rPr>
      </w:pPr>
      <w:del w:id="741" w:author="sudhahar vaithilingam" w:date="2022-07-02T08:54:00Z">
        <w:r w:rsidDel="00AA67D8">
          <w:delText>Bob Topup:</w:delText>
        </w:r>
      </w:del>
    </w:p>
    <w:p w14:paraId="0E66F4F9" w14:textId="5D14852C" w:rsidR="00FE29F7" w:rsidDel="00E81FA9" w:rsidRDefault="00CB44C8">
      <w:pPr>
        <w:rPr>
          <w:del w:id="742" w:author="sudhahar vaithilingam" w:date="2022-07-02T19:04:00Z"/>
        </w:rPr>
      </w:pPr>
      <w:del w:id="743" w:author="sudhahar vaithilingam" w:date="2022-07-02T08:54:00Z">
        <w:r w:rsidRPr="00CB44C8" w:rsidDel="00AA67D8">
          <w:rPr>
            <w:noProof/>
          </w:rPr>
          <w:drawing>
            <wp:inline distT="0" distB="0" distL="0" distR="0" wp14:anchorId="72CC5757" wp14:editId="0ED3BC2A">
              <wp:extent cx="5731510" cy="2473325"/>
              <wp:effectExtent l="0" t="0" r="2540" b="3175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473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2095863" w14:textId="79F5DE72" w:rsidR="00CB44C8" w:rsidDel="00E81FA9" w:rsidRDefault="00CB44C8">
      <w:pPr>
        <w:rPr>
          <w:del w:id="744" w:author="sudhahar vaithilingam" w:date="2022-07-02T19:04:00Z"/>
        </w:rPr>
      </w:pPr>
      <w:del w:id="745" w:author="sudhahar vaithilingam" w:date="2022-07-02T08:54:00Z">
        <w:r w:rsidRPr="00CB44C8" w:rsidDel="00AA67D8">
          <w:rPr>
            <w:noProof/>
          </w:rPr>
          <w:drawing>
            <wp:inline distT="0" distB="0" distL="0" distR="0" wp14:anchorId="6A07219C" wp14:editId="43C5EA3E">
              <wp:extent cx="5731510" cy="2456815"/>
              <wp:effectExtent l="0" t="0" r="2540" b="63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4568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7C53094" w14:textId="77777777" w:rsidR="00FE29F7" w:rsidRPr="00CB44C8" w:rsidRDefault="00FE29F7" w:rsidP="00E81FA9"/>
    <w:sectPr w:rsidR="00FE29F7" w:rsidRPr="00CB4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437D6"/>
    <w:multiLevelType w:val="hybridMultilevel"/>
    <w:tmpl w:val="8E888400"/>
    <w:lvl w:ilvl="0" w:tplc="AE0ECA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60978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udhahar vaithilingam">
    <w15:presenceInfo w15:providerId="Windows Live" w15:userId="7c95b10d6d2894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4C8"/>
    <w:rsid w:val="00010150"/>
    <w:rsid w:val="000701C1"/>
    <w:rsid w:val="000B4091"/>
    <w:rsid w:val="000C6A69"/>
    <w:rsid w:val="001679A0"/>
    <w:rsid w:val="001A102D"/>
    <w:rsid w:val="001A4013"/>
    <w:rsid w:val="001A7532"/>
    <w:rsid w:val="00223368"/>
    <w:rsid w:val="00255862"/>
    <w:rsid w:val="00262B0C"/>
    <w:rsid w:val="002714A8"/>
    <w:rsid w:val="002E6E87"/>
    <w:rsid w:val="002F09D5"/>
    <w:rsid w:val="003002C9"/>
    <w:rsid w:val="003518DB"/>
    <w:rsid w:val="00353576"/>
    <w:rsid w:val="00374195"/>
    <w:rsid w:val="00433BCE"/>
    <w:rsid w:val="00457622"/>
    <w:rsid w:val="00491997"/>
    <w:rsid w:val="004E2C45"/>
    <w:rsid w:val="004F47FF"/>
    <w:rsid w:val="00533300"/>
    <w:rsid w:val="005566E2"/>
    <w:rsid w:val="005611BB"/>
    <w:rsid w:val="005E4636"/>
    <w:rsid w:val="00601E44"/>
    <w:rsid w:val="00622557"/>
    <w:rsid w:val="006F17B5"/>
    <w:rsid w:val="007302E0"/>
    <w:rsid w:val="00797D1C"/>
    <w:rsid w:val="00805AB7"/>
    <w:rsid w:val="008506B3"/>
    <w:rsid w:val="008A387D"/>
    <w:rsid w:val="008B41B6"/>
    <w:rsid w:val="008B5C62"/>
    <w:rsid w:val="008E4E4C"/>
    <w:rsid w:val="00936661"/>
    <w:rsid w:val="00965AC4"/>
    <w:rsid w:val="00974EAA"/>
    <w:rsid w:val="009757AB"/>
    <w:rsid w:val="00AA67D8"/>
    <w:rsid w:val="00AC11E4"/>
    <w:rsid w:val="00AE7C97"/>
    <w:rsid w:val="00AF4CDD"/>
    <w:rsid w:val="00B330DF"/>
    <w:rsid w:val="00B53E18"/>
    <w:rsid w:val="00B6464E"/>
    <w:rsid w:val="00B672B4"/>
    <w:rsid w:val="00B74773"/>
    <w:rsid w:val="00C04DAB"/>
    <w:rsid w:val="00CB44C8"/>
    <w:rsid w:val="00CC45E9"/>
    <w:rsid w:val="00CF33B2"/>
    <w:rsid w:val="00D104EA"/>
    <w:rsid w:val="00D96255"/>
    <w:rsid w:val="00E14DFB"/>
    <w:rsid w:val="00E301BB"/>
    <w:rsid w:val="00E3593F"/>
    <w:rsid w:val="00E81FA9"/>
    <w:rsid w:val="00EF253D"/>
    <w:rsid w:val="00F13FDC"/>
    <w:rsid w:val="00F9080F"/>
    <w:rsid w:val="00FB2611"/>
    <w:rsid w:val="00FC0876"/>
    <w:rsid w:val="00FE29F7"/>
    <w:rsid w:val="00FE3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8F362"/>
  <w15:chartTrackingRefBased/>
  <w15:docId w15:val="{0D902501-8A84-4B65-A2A1-B84AE89B3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44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4C8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010150"/>
    <w:pPr>
      <w:spacing w:after="0" w:line="240" w:lineRule="auto"/>
    </w:pPr>
  </w:style>
  <w:style w:type="table" w:styleId="TableGrid">
    <w:name w:val="Table Grid"/>
    <w:basedOn w:val="TableNormal"/>
    <w:uiPriority w:val="39"/>
    <w:rsid w:val="004E2C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NUALTITLE">
    <w:name w:val="MANUAL_TITLE"/>
    <w:rsid w:val="00CC45E9"/>
    <w:pPr>
      <w:tabs>
        <w:tab w:val="left" w:pos="1418"/>
        <w:tab w:val="left" w:pos="2552"/>
        <w:tab w:val="left" w:pos="3119"/>
        <w:tab w:val="left" w:pos="3686"/>
      </w:tabs>
      <w:spacing w:before="120" w:after="120" w:line="240" w:lineRule="auto"/>
      <w:jc w:val="center"/>
    </w:pPr>
    <w:rPr>
      <w:rFonts w:ascii="Times New Roman" w:eastAsia="Times New Roman" w:hAnsi="Times New Roman" w:cs="Times New Roman"/>
      <w:b/>
      <w:noProof/>
      <w:sz w:val="28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433B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0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0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6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5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microsoft.com/office/2011/relationships/people" Target="peop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sudhahar vaithilingam</dc:creator>
  <cp:keywords/>
  <dc:description/>
  <cp:lastModifiedBy>sudhahar vaithilingam</cp:lastModifiedBy>
  <cp:revision>14</cp:revision>
  <dcterms:created xsi:type="dcterms:W3CDTF">2022-07-03T12:06:00Z</dcterms:created>
  <dcterms:modified xsi:type="dcterms:W3CDTF">2022-07-03T12:27:00Z</dcterms:modified>
</cp:coreProperties>
</file>